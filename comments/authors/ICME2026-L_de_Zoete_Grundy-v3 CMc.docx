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7854" w14:textId="045A9790" w:rsidR="00497208" w:rsidDel="003F50F9" w:rsidRDefault="003F50F9">
      <w:pPr>
        <w:pStyle w:val="Title"/>
        <w:spacing w:line="242" w:lineRule="auto"/>
        <w:rPr>
          <w:del w:id="0" w:author="Christopher McCarthy" w:date="2025-12-12T10:00:00Z" w16du:dateUtc="2025-12-11T23:00:00Z"/>
        </w:rPr>
      </w:pPr>
      <w:ins w:id="1" w:author="Christopher McCarthy" w:date="2025-12-12T10:00:00Z">
        <w:r w:rsidRPr="003F50F9">
          <w:t>Learning Early Visual Motion Cues from Pose-</w:t>
        </w:r>
      </w:ins>
      <w:ins w:id="2" w:author="Christopher McCarthy" w:date="2025-12-12T10:00:00Z" w16du:dateUtc="2025-12-11T23:00:00Z">
        <w:r w:rsidR="001E1687">
          <w:t>Anchored</w:t>
        </w:r>
      </w:ins>
      <w:ins w:id="3" w:author="Christopher McCarthy" w:date="2025-12-12T10:00:00Z">
        <w:r w:rsidRPr="003F50F9">
          <w:t xml:space="preserve"> Optical Flow for </w:t>
        </w:r>
      </w:ins>
      <w:ins w:id="4" w:author="Christopher McCarthy" w:date="2025-12-12T10:00:00Z" w16du:dateUtc="2025-12-11T23:00:00Z">
        <w:r w:rsidR="001E1687">
          <w:t xml:space="preserve">Human </w:t>
        </w:r>
      </w:ins>
      <w:ins w:id="5" w:author="Christopher McCarthy" w:date="2025-12-12T10:00:00Z">
        <w:r w:rsidRPr="003F50F9">
          <w:t xml:space="preserve">Action </w:t>
        </w:r>
        <w:proofErr w:type="spellStart"/>
        <w:r w:rsidRPr="003F50F9">
          <w:t>Anticipation</w:t>
        </w:r>
      </w:ins>
      <w:del w:id="6" w:author="Christopher McCarthy" w:date="2025-12-12T10:00:00Z" w16du:dateUtc="2025-12-11T23:00:00Z">
        <w:r w:rsidR="007C7D88" w:rsidDel="003F50F9">
          <w:delText>Human Early Visual Motion Cues For Fast And Reliable Action Prediction</w:delText>
        </w:r>
      </w:del>
    </w:p>
    <w:p w14:paraId="5EEA7855" w14:textId="77777777" w:rsidR="00497208" w:rsidRDefault="007C7D88">
      <w:pPr>
        <w:spacing w:before="314"/>
        <w:ind w:left="14" w:right="14"/>
        <w:jc w:val="center"/>
      </w:pPr>
      <w:r>
        <w:t>Anonymous</w:t>
      </w:r>
      <w:proofErr w:type="spellEnd"/>
      <w:r>
        <w:rPr>
          <w:spacing w:val="10"/>
        </w:rPr>
        <w:t xml:space="preserve"> </w:t>
      </w:r>
      <w:r>
        <w:t>ICME</w:t>
      </w:r>
      <w:r>
        <w:rPr>
          <w:spacing w:val="11"/>
        </w:rPr>
        <w:t xml:space="preserve"> </w:t>
      </w:r>
      <w:r>
        <w:rPr>
          <w:spacing w:val="-2"/>
        </w:rPr>
        <w:t>Submission</w:t>
      </w:r>
    </w:p>
    <w:p w14:paraId="5EEA7856" w14:textId="77777777" w:rsidR="00497208" w:rsidRDefault="00497208">
      <w:pPr>
        <w:pStyle w:val="BodyText"/>
        <w:spacing w:before="158"/>
        <w:ind w:left="0" w:firstLine="0"/>
        <w:jc w:val="left"/>
      </w:pPr>
    </w:p>
    <w:p w14:paraId="5EEA7857" w14:textId="77777777" w:rsidR="00497208" w:rsidRDefault="00497208">
      <w:pPr>
        <w:pStyle w:val="BodyText"/>
        <w:jc w:val="left"/>
        <w:sectPr w:rsidR="00497208">
          <w:headerReference w:type="even" r:id="rId7"/>
          <w:headerReference w:type="default" r:id="rId8"/>
          <w:headerReference w:type="first" r:id="rId9"/>
          <w:type w:val="continuous"/>
          <w:pgSz w:w="12240" w:h="15840"/>
          <w:pgMar w:top="900" w:right="720" w:bottom="280" w:left="720" w:header="720" w:footer="720" w:gutter="0"/>
          <w:cols w:space="720"/>
        </w:sectPr>
      </w:pPr>
    </w:p>
    <w:p w14:paraId="5EEA7858" w14:textId="77777777" w:rsidR="00497208" w:rsidRDefault="007C7D88">
      <w:pPr>
        <w:spacing w:before="123" w:line="230" w:lineRule="auto"/>
        <w:ind w:left="259" w:firstLine="199"/>
        <w:jc w:val="both"/>
        <w:rPr>
          <w:b/>
          <w:sz w:val="18"/>
        </w:rPr>
      </w:pPr>
      <w:r>
        <w:rPr>
          <w:b/>
          <w:i/>
          <w:sz w:val="18"/>
        </w:rPr>
        <w:t>Abstract</w:t>
      </w:r>
      <w:r>
        <w:rPr>
          <w:b/>
          <w:sz w:val="18"/>
        </w:rPr>
        <w:t>—This paper proposes a simple modification that can be</w:t>
      </w:r>
      <w:r>
        <w:rPr>
          <w:b/>
          <w:spacing w:val="28"/>
          <w:sz w:val="18"/>
        </w:rPr>
        <w:t xml:space="preserve"> </w:t>
      </w:r>
      <w:r>
        <w:rPr>
          <w:b/>
          <w:sz w:val="18"/>
        </w:rPr>
        <w:t>made</w:t>
      </w:r>
      <w:r>
        <w:rPr>
          <w:b/>
          <w:spacing w:val="28"/>
          <w:sz w:val="18"/>
        </w:rPr>
        <w:t xml:space="preserve"> </w:t>
      </w:r>
      <w:r>
        <w:rPr>
          <w:b/>
          <w:sz w:val="18"/>
        </w:rPr>
        <w:t>to</w:t>
      </w:r>
      <w:r>
        <w:rPr>
          <w:b/>
          <w:spacing w:val="28"/>
          <w:sz w:val="18"/>
        </w:rPr>
        <w:t xml:space="preserve"> </w:t>
      </w:r>
      <w:r>
        <w:rPr>
          <w:b/>
          <w:sz w:val="18"/>
        </w:rPr>
        <w:t>existing</w:t>
      </w:r>
      <w:r>
        <w:rPr>
          <w:b/>
          <w:spacing w:val="28"/>
          <w:sz w:val="18"/>
        </w:rPr>
        <w:t xml:space="preserve"> </w:t>
      </w:r>
      <w:r>
        <w:rPr>
          <w:b/>
          <w:sz w:val="18"/>
        </w:rPr>
        <w:t>human</w:t>
      </w:r>
      <w:r>
        <w:rPr>
          <w:b/>
          <w:spacing w:val="28"/>
          <w:sz w:val="18"/>
        </w:rPr>
        <w:t xml:space="preserve"> </w:t>
      </w:r>
      <w:r>
        <w:rPr>
          <w:b/>
          <w:sz w:val="18"/>
        </w:rPr>
        <w:t>skeleton</w:t>
      </w:r>
      <w:r>
        <w:rPr>
          <w:b/>
          <w:spacing w:val="28"/>
          <w:sz w:val="18"/>
        </w:rPr>
        <w:t xml:space="preserve"> </w:t>
      </w:r>
      <w:r>
        <w:rPr>
          <w:b/>
          <w:sz w:val="18"/>
        </w:rPr>
        <w:t>action</w:t>
      </w:r>
      <w:r>
        <w:rPr>
          <w:b/>
          <w:spacing w:val="28"/>
          <w:sz w:val="18"/>
        </w:rPr>
        <w:t xml:space="preserve"> </w:t>
      </w:r>
      <w:r>
        <w:rPr>
          <w:b/>
          <w:sz w:val="18"/>
        </w:rPr>
        <w:t>recognition</w:t>
      </w:r>
      <w:r>
        <w:rPr>
          <w:b/>
          <w:spacing w:val="28"/>
          <w:sz w:val="18"/>
        </w:rPr>
        <w:t xml:space="preserve"> </w:t>
      </w:r>
      <w:r>
        <w:rPr>
          <w:b/>
          <w:sz w:val="18"/>
        </w:rPr>
        <w:t xml:space="preserve">models to improve action classification accuracy and human action prediction capability. We propose a method of extracting human early visual motion cues by sampling windows of optical flow surrounding skeleton </w:t>
      </w:r>
      <w:proofErr w:type="spellStart"/>
      <w:r>
        <w:rPr>
          <w:b/>
          <w:sz w:val="18"/>
        </w:rPr>
        <w:t>keypoints</w:t>
      </w:r>
      <w:proofErr w:type="spellEnd"/>
      <w:r>
        <w:rPr>
          <w:b/>
          <w:sz w:val="18"/>
        </w:rPr>
        <w:t xml:space="preserve"> in image space. We have titled this Pose-guided Optical Flow Feature methodology, </w:t>
      </w:r>
      <w:proofErr w:type="spellStart"/>
      <w:r>
        <w:rPr>
          <w:b/>
          <w:sz w:val="18"/>
        </w:rPr>
        <w:t>PoseOFF</w:t>
      </w:r>
      <w:proofErr w:type="spellEnd"/>
      <w:r>
        <w:rPr>
          <w:b/>
          <w:sz w:val="18"/>
        </w:rPr>
        <w:t xml:space="preserve">. Windows of optical flow sampled surrounding human pose </w:t>
      </w:r>
      <w:proofErr w:type="spellStart"/>
      <w:r>
        <w:rPr>
          <w:b/>
          <w:sz w:val="18"/>
        </w:rPr>
        <w:t>keypoints</w:t>
      </w:r>
      <w:proofErr w:type="spellEnd"/>
      <w:r>
        <w:rPr>
          <w:b/>
          <w:sz w:val="18"/>
        </w:rPr>
        <w:t xml:space="preserve"> embed motion information in the learning process and enable the recognition of actions with fewer observed frames. With the addition of</w:t>
      </w:r>
      <w:r>
        <w:rPr>
          <w:b/>
          <w:sz w:val="18"/>
        </w:rPr>
        <w:t xml:space="preserve"> a lightweight embedding layer to learn win-</w:t>
      </w:r>
      <w:proofErr w:type="spellStart"/>
      <w:r>
        <w:rPr>
          <w:b/>
          <w:sz w:val="18"/>
        </w:rPr>
        <w:t>dows</w:t>
      </w:r>
      <w:proofErr w:type="spellEnd"/>
      <w:r>
        <w:rPr>
          <w:b/>
          <w:spacing w:val="-9"/>
          <w:sz w:val="18"/>
        </w:rPr>
        <w:t xml:space="preserve"> </w:t>
      </w:r>
      <w:r>
        <w:rPr>
          <w:b/>
          <w:sz w:val="18"/>
        </w:rPr>
        <w:t>of</w:t>
      </w:r>
      <w:r>
        <w:rPr>
          <w:b/>
          <w:spacing w:val="-9"/>
          <w:sz w:val="18"/>
        </w:rPr>
        <w:t xml:space="preserve"> </w:t>
      </w:r>
      <w:r>
        <w:rPr>
          <w:b/>
          <w:sz w:val="18"/>
        </w:rPr>
        <w:t>optical</w:t>
      </w:r>
      <w:r>
        <w:rPr>
          <w:b/>
          <w:spacing w:val="-9"/>
          <w:sz w:val="18"/>
        </w:rPr>
        <w:t xml:space="preserve"> </w:t>
      </w:r>
      <w:r>
        <w:rPr>
          <w:b/>
          <w:sz w:val="18"/>
        </w:rPr>
        <w:t>flow</w:t>
      </w:r>
      <w:r>
        <w:rPr>
          <w:b/>
          <w:spacing w:val="-9"/>
          <w:sz w:val="18"/>
        </w:rPr>
        <w:t xml:space="preserve"> </w:t>
      </w:r>
      <w:r>
        <w:rPr>
          <w:b/>
          <w:sz w:val="18"/>
        </w:rPr>
        <w:t>extracted</w:t>
      </w:r>
      <w:r>
        <w:rPr>
          <w:b/>
          <w:spacing w:val="-9"/>
          <w:sz w:val="18"/>
        </w:rPr>
        <w:t xml:space="preserve"> </w:t>
      </w:r>
      <w:r>
        <w:rPr>
          <w:b/>
          <w:sz w:val="18"/>
        </w:rPr>
        <w:t>with</w:t>
      </w:r>
      <w:r>
        <w:rPr>
          <w:b/>
          <w:spacing w:val="-9"/>
          <w:sz w:val="18"/>
        </w:rPr>
        <w:t xml:space="preserve"> </w:t>
      </w:r>
      <w:proofErr w:type="spellStart"/>
      <w:r>
        <w:rPr>
          <w:b/>
          <w:sz w:val="18"/>
        </w:rPr>
        <w:t>PoseOFF</w:t>
      </w:r>
      <w:proofErr w:type="spellEnd"/>
      <w:r>
        <w:rPr>
          <w:b/>
          <w:sz w:val="18"/>
        </w:rPr>
        <w:t>,</w:t>
      </w:r>
      <w:r>
        <w:rPr>
          <w:b/>
          <w:spacing w:val="-9"/>
          <w:sz w:val="18"/>
        </w:rPr>
        <w:t xml:space="preserve"> </w:t>
      </w:r>
      <w:r>
        <w:rPr>
          <w:b/>
          <w:sz w:val="18"/>
        </w:rPr>
        <w:t>three</w:t>
      </w:r>
      <w:r>
        <w:rPr>
          <w:b/>
          <w:spacing w:val="-9"/>
          <w:sz w:val="18"/>
        </w:rPr>
        <w:t xml:space="preserve"> </w:t>
      </w:r>
      <w:r>
        <w:rPr>
          <w:b/>
          <w:sz w:val="18"/>
        </w:rPr>
        <w:t>state</w:t>
      </w:r>
      <w:r>
        <w:rPr>
          <w:b/>
          <w:spacing w:val="-9"/>
          <w:sz w:val="18"/>
        </w:rPr>
        <w:t xml:space="preserve"> </w:t>
      </w:r>
      <w:r>
        <w:rPr>
          <w:b/>
          <w:sz w:val="18"/>
        </w:rPr>
        <w:t>of</w:t>
      </w:r>
      <w:r>
        <w:rPr>
          <w:b/>
          <w:spacing w:val="-9"/>
          <w:sz w:val="18"/>
        </w:rPr>
        <w:t xml:space="preserve"> </w:t>
      </w:r>
      <w:r>
        <w:rPr>
          <w:b/>
          <w:sz w:val="18"/>
        </w:rPr>
        <w:t>the</w:t>
      </w:r>
      <w:r>
        <w:rPr>
          <w:b/>
          <w:spacing w:val="-9"/>
          <w:sz w:val="18"/>
        </w:rPr>
        <w:t xml:space="preserve"> </w:t>
      </w:r>
      <w:r>
        <w:rPr>
          <w:b/>
          <w:sz w:val="18"/>
        </w:rPr>
        <w:t>art skeleton-based</w:t>
      </w:r>
      <w:r>
        <w:rPr>
          <w:b/>
          <w:spacing w:val="-4"/>
          <w:sz w:val="18"/>
        </w:rPr>
        <w:t xml:space="preserve"> </w:t>
      </w:r>
      <w:r>
        <w:rPr>
          <w:b/>
          <w:sz w:val="18"/>
        </w:rPr>
        <w:t>action</w:t>
      </w:r>
      <w:r>
        <w:rPr>
          <w:b/>
          <w:spacing w:val="-4"/>
          <w:sz w:val="18"/>
        </w:rPr>
        <w:t xml:space="preserve"> </w:t>
      </w:r>
      <w:r>
        <w:rPr>
          <w:b/>
          <w:sz w:val="18"/>
        </w:rPr>
        <w:t>recognition</w:t>
      </w:r>
      <w:r>
        <w:rPr>
          <w:b/>
          <w:spacing w:val="-4"/>
          <w:sz w:val="18"/>
        </w:rPr>
        <w:t xml:space="preserve"> </w:t>
      </w:r>
      <w:r>
        <w:rPr>
          <w:b/>
          <w:sz w:val="18"/>
        </w:rPr>
        <w:t>models</w:t>
      </w:r>
      <w:r>
        <w:rPr>
          <w:b/>
          <w:spacing w:val="-4"/>
          <w:sz w:val="18"/>
        </w:rPr>
        <w:t xml:space="preserve"> </w:t>
      </w:r>
      <w:r>
        <w:rPr>
          <w:b/>
          <w:sz w:val="18"/>
        </w:rPr>
        <w:t>(</w:t>
      </w:r>
      <w:proofErr w:type="spellStart"/>
      <w:r>
        <w:rPr>
          <w:b/>
          <w:sz w:val="18"/>
        </w:rPr>
        <w:t>InfoGCN</w:t>
      </w:r>
      <w:proofErr w:type="spellEnd"/>
      <w:r>
        <w:rPr>
          <w:b/>
          <w:sz w:val="18"/>
        </w:rPr>
        <w:t>++,</w:t>
      </w:r>
      <w:r>
        <w:rPr>
          <w:b/>
          <w:spacing w:val="-4"/>
          <w:sz w:val="18"/>
        </w:rPr>
        <w:t xml:space="preserve"> </w:t>
      </w:r>
      <w:r>
        <w:rPr>
          <w:b/>
          <w:sz w:val="18"/>
        </w:rPr>
        <w:t>MS-G3D, ST-GCN++)</w:t>
      </w:r>
      <w:r>
        <w:rPr>
          <w:b/>
          <w:spacing w:val="-4"/>
          <w:sz w:val="18"/>
        </w:rPr>
        <w:t xml:space="preserve"> </w:t>
      </w:r>
      <w:r>
        <w:rPr>
          <w:b/>
          <w:sz w:val="18"/>
        </w:rPr>
        <w:t>show</w:t>
      </w:r>
      <w:r>
        <w:rPr>
          <w:b/>
          <w:spacing w:val="-4"/>
          <w:sz w:val="18"/>
        </w:rPr>
        <w:t xml:space="preserve"> </w:t>
      </w:r>
      <w:r>
        <w:rPr>
          <w:b/>
          <w:sz w:val="18"/>
        </w:rPr>
        <w:t>improvements</w:t>
      </w:r>
      <w:r>
        <w:rPr>
          <w:b/>
          <w:spacing w:val="-4"/>
          <w:sz w:val="18"/>
        </w:rPr>
        <w:t xml:space="preserve"> </w:t>
      </w:r>
      <w:r>
        <w:rPr>
          <w:b/>
          <w:sz w:val="18"/>
        </w:rPr>
        <w:t>in</w:t>
      </w:r>
      <w:r>
        <w:rPr>
          <w:b/>
          <w:spacing w:val="-4"/>
          <w:sz w:val="18"/>
        </w:rPr>
        <w:t xml:space="preserve"> </w:t>
      </w:r>
      <w:r>
        <w:rPr>
          <w:b/>
          <w:sz w:val="18"/>
        </w:rPr>
        <w:t>action</w:t>
      </w:r>
      <w:r>
        <w:rPr>
          <w:b/>
          <w:spacing w:val="-4"/>
          <w:sz w:val="18"/>
        </w:rPr>
        <w:t xml:space="preserve"> </w:t>
      </w:r>
      <w:r>
        <w:rPr>
          <w:b/>
          <w:sz w:val="18"/>
        </w:rPr>
        <w:t>classification</w:t>
      </w:r>
      <w:r>
        <w:rPr>
          <w:b/>
          <w:spacing w:val="-4"/>
          <w:sz w:val="18"/>
        </w:rPr>
        <w:t xml:space="preserve"> </w:t>
      </w:r>
      <w:r>
        <w:rPr>
          <w:b/>
          <w:sz w:val="18"/>
        </w:rPr>
        <w:t>accuracy and action prediction ability on three human action recognition datasets. The three models were trained and evaluated on the NTU RGB+D 60, NTU RGB+D 120 skeleton datasets and the UCF-101</w:t>
      </w:r>
      <w:r>
        <w:rPr>
          <w:b/>
          <w:spacing w:val="-3"/>
          <w:sz w:val="18"/>
        </w:rPr>
        <w:t xml:space="preserve"> </w:t>
      </w:r>
      <w:r>
        <w:rPr>
          <w:b/>
          <w:sz w:val="18"/>
        </w:rPr>
        <w:t>RGB</w:t>
      </w:r>
      <w:r>
        <w:rPr>
          <w:b/>
          <w:spacing w:val="-3"/>
          <w:sz w:val="18"/>
        </w:rPr>
        <w:t xml:space="preserve"> </w:t>
      </w:r>
      <w:r>
        <w:rPr>
          <w:b/>
          <w:sz w:val="18"/>
        </w:rPr>
        <w:t>dataset.</w:t>
      </w:r>
      <w:r>
        <w:rPr>
          <w:b/>
          <w:spacing w:val="-3"/>
          <w:sz w:val="18"/>
        </w:rPr>
        <w:t xml:space="preserve"> </w:t>
      </w:r>
      <w:r>
        <w:rPr>
          <w:b/>
          <w:sz w:val="18"/>
        </w:rPr>
        <w:t>Evaluation</w:t>
      </w:r>
      <w:r>
        <w:rPr>
          <w:b/>
          <w:spacing w:val="-3"/>
          <w:sz w:val="18"/>
        </w:rPr>
        <w:t xml:space="preserve"> </w:t>
      </w:r>
      <w:r>
        <w:rPr>
          <w:b/>
          <w:sz w:val="18"/>
        </w:rPr>
        <w:t>of</w:t>
      </w:r>
      <w:r>
        <w:rPr>
          <w:b/>
          <w:spacing w:val="-3"/>
          <w:sz w:val="18"/>
        </w:rPr>
        <w:t xml:space="preserve"> </w:t>
      </w:r>
      <w:r>
        <w:rPr>
          <w:b/>
          <w:sz w:val="18"/>
        </w:rPr>
        <w:t>the</w:t>
      </w:r>
      <w:r>
        <w:rPr>
          <w:b/>
          <w:spacing w:val="-3"/>
          <w:sz w:val="18"/>
        </w:rPr>
        <w:t xml:space="preserve"> </w:t>
      </w:r>
      <w:r>
        <w:rPr>
          <w:b/>
          <w:sz w:val="18"/>
        </w:rPr>
        <w:t>models</w:t>
      </w:r>
      <w:r>
        <w:rPr>
          <w:b/>
          <w:spacing w:val="-3"/>
          <w:sz w:val="18"/>
        </w:rPr>
        <w:t xml:space="preserve"> </w:t>
      </w:r>
      <w:r>
        <w:rPr>
          <w:b/>
          <w:sz w:val="18"/>
        </w:rPr>
        <w:t>on</w:t>
      </w:r>
      <w:r>
        <w:rPr>
          <w:b/>
          <w:spacing w:val="-3"/>
          <w:sz w:val="18"/>
        </w:rPr>
        <w:t xml:space="preserve"> </w:t>
      </w:r>
      <w:r>
        <w:rPr>
          <w:b/>
          <w:sz w:val="18"/>
        </w:rPr>
        <w:t>an</w:t>
      </w:r>
      <w:r>
        <w:rPr>
          <w:b/>
          <w:spacing w:val="-3"/>
          <w:sz w:val="18"/>
        </w:rPr>
        <w:t xml:space="preserve"> </w:t>
      </w:r>
      <w:r>
        <w:rPr>
          <w:b/>
          <w:sz w:val="18"/>
        </w:rPr>
        <w:t>RGB</w:t>
      </w:r>
      <w:r>
        <w:rPr>
          <w:b/>
          <w:spacing w:val="-3"/>
          <w:sz w:val="18"/>
        </w:rPr>
        <w:t xml:space="preserve"> </w:t>
      </w:r>
      <w:r>
        <w:rPr>
          <w:b/>
          <w:sz w:val="18"/>
        </w:rPr>
        <w:t>only dataset</w:t>
      </w:r>
      <w:r>
        <w:rPr>
          <w:b/>
          <w:spacing w:val="-10"/>
          <w:sz w:val="18"/>
        </w:rPr>
        <w:t xml:space="preserve"> </w:t>
      </w:r>
      <w:r>
        <w:rPr>
          <w:b/>
          <w:sz w:val="18"/>
        </w:rPr>
        <w:t>demonstrate</w:t>
      </w:r>
      <w:r>
        <w:rPr>
          <w:b/>
          <w:spacing w:val="-10"/>
          <w:sz w:val="18"/>
        </w:rPr>
        <w:t xml:space="preserve"> </w:t>
      </w:r>
      <w:r>
        <w:rPr>
          <w:b/>
          <w:sz w:val="18"/>
        </w:rPr>
        <w:t>the</w:t>
      </w:r>
      <w:r>
        <w:rPr>
          <w:b/>
          <w:spacing w:val="-10"/>
          <w:sz w:val="18"/>
        </w:rPr>
        <w:t xml:space="preserve"> </w:t>
      </w:r>
      <w:r>
        <w:rPr>
          <w:b/>
          <w:sz w:val="18"/>
        </w:rPr>
        <w:t>broad</w:t>
      </w:r>
      <w:r>
        <w:rPr>
          <w:b/>
          <w:spacing w:val="-10"/>
          <w:sz w:val="18"/>
        </w:rPr>
        <w:t xml:space="preserve"> </w:t>
      </w:r>
      <w:r>
        <w:rPr>
          <w:b/>
          <w:sz w:val="18"/>
        </w:rPr>
        <w:t>applications</w:t>
      </w:r>
      <w:r>
        <w:rPr>
          <w:b/>
          <w:spacing w:val="-10"/>
          <w:sz w:val="18"/>
        </w:rPr>
        <w:t xml:space="preserve"> </w:t>
      </w:r>
      <w:r>
        <w:rPr>
          <w:b/>
          <w:sz w:val="18"/>
        </w:rPr>
        <w:t>of</w:t>
      </w:r>
      <w:r>
        <w:rPr>
          <w:b/>
          <w:spacing w:val="-10"/>
          <w:sz w:val="18"/>
        </w:rPr>
        <w:t xml:space="preserve"> </w:t>
      </w:r>
      <w:r>
        <w:rPr>
          <w:b/>
          <w:sz w:val="18"/>
        </w:rPr>
        <w:t>data</w:t>
      </w:r>
      <w:r>
        <w:rPr>
          <w:b/>
          <w:spacing w:val="-10"/>
          <w:sz w:val="18"/>
        </w:rPr>
        <w:t xml:space="preserve"> </w:t>
      </w:r>
      <w:r>
        <w:rPr>
          <w:b/>
          <w:sz w:val="18"/>
        </w:rPr>
        <w:t>extraction</w:t>
      </w:r>
      <w:r>
        <w:rPr>
          <w:b/>
          <w:spacing w:val="-10"/>
          <w:sz w:val="18"/>
        </w:rPr>
        <w:t xml:space="preserve"> </w:t>
      </w:r>
      <w:r>
        <w:rPr>
          <w:b/>
          <w:sz w:val="18"/>
        </w:rPr>
        <w:t>and embedding method.</w:t>
      </w:r>
    </w:p>
    <w:p w14:paraId="5EEA7859" w14:textId="77777777" w:rsidR="00497208" w:rsidRDefault="007C7D88">
      <w:pPr>
        <w:spacing w:before="19" w:line="230" w:lineRule="auto"/>
        <w:ind w:left="259" w:firstLine="199"/>
        <w:jc w:val="both"/>
        <w:rPr>
          <w:b/>
          <w:sz w:val="18"/>
        </w:rPr>
      </w:pPr>
      <w:r>
        <w:rPr>
          <w:b/>
          <w:i/>
          <w:sz w:val="18"/>
        </w:rPr>
        <w:t>Index Terms</w:t>
      </w:r>
      <w:r>
        <w:rPr>
          <w:b/>
          <w:sz w:val="18"/>
        </w:rPr>
        <w:t xml:space="preserve">—Human Action Recognition, Online Action Recognition, Human Motion Prediction, Multi-modal Media </w:t>
      </w:r>
      <w:r>
        <w:rPr>
          <w:b/>
          <w:spacing w:val="-2"/>
          <w:sz w:val="18"/>
        </w:rPr>
        <w:t>Computing</w:t>
      </w:r>
    </w:p>
    <w:p w14:paraId="5EEA785A" w14:textId="77777777" w:rsidR="00497208" w:rsidRDefault="00497208">
      <w:pPr>
        <w:pStyle w:val="BodyText"/>
        <w:spacing w:before="70"/>
        <w:ind w:left="0" w:firstLine="0"/>
        <w:jc w:val="left"/>
        <w:rPr>
          <w:b/>
          <w:sz w:val="18"/>
        </w:rPr>
      </w:pPr>
    </w:p>
    <w:p w14:paraId="5EEA785B" w14:textId="77777777" w:rsidR="00497208" w:rsidRDefault="007C7D88">
      <w:pPr>
        <w:pStyle w:val="ListParagraph"/>
        <w:numPr>
          <w:ilvl w:val="0"/>
          <w:numId w:val="5"/>
        </w:numPr>
        <w:tabs>
          <w:tab w:val="left" w:pos="2206"/>
        </w:tabs>
        <w:ind w:left="2206" w:hanging="214"/>
        <w:jc w:val="left"/>
        <w:rPr>
          <w:sz w:val="20"/>
        </w:rPr>
      </w:pPr>
      <w:bookmarkStart w:id="7" w:name="Introduction"/>
      <w:bookmarkEnd w:id="7"/>
      <w:r>
        <w:rPr>
          <w:smallCaps/>
          <w:spacing w:val="-2"/>
          <w:sz w:val="20"/>
        </w:rPr>
        <w:t>Introduction</w:t>
      </w:r>
    </w:p>
    <w:p w14:paraId="5EEA785C" w14:textId="54282BC4" w:rsidR="00497208" w:rsidRDefault="007C7D88">
      <w:pPr>
        <w:pStyle w:val="BodyText"/>
        <w:spacing w:before="122" w:line="249" w:lineRule="auto"/>
        <w:ind w:left="259"/>
      </w:pPr>
      <w:r>
        <w:t xml:space="preserve">Human action prediction is a common task in computer vision that aims to predict actions in video data. Where such predictions are required quickly and as part of </w:t>
      </w:r>
      <w:ins w:id="8" w:author="Christopher McCarthy" w:date="2025-12-12T10:02:00Z" w16du:dateUtc="2025-12-11T23:02:00Z">
        <w:r w:rsidR="00EA2A8E">
          <w:t>a human-</w:t>
        </w:r>
      </w:ins>
      <w:del w:id="9" w:author="Christopher McCarthy" w:date="2025-12-12T10:01:00Z" w16du:dateUtc="2025-12-11T23:01:00Z">
        <w:r w:rsidDel="00EA2A8E">
          <w:delText>an interaction</w:delText>
        </w:r>
      </w:del>
      <w:ins w:id="10" w:author="Christopher McCarthy" w:date="2025-12-12T10:01:00Z" w16du:dateUtc="2025-12-11T23:01:00Z">
        <w:r w:rsidR="00EA2A8E">
          <w:t>responsive interaction</w:t>
        </w:r>
      </w:ins>
      <w:r>
        <w:t xml:space="preserve"> </w:t>
      </w:r>
      <w:del w:id="11" w:author="Christopher McCarthy" w:date="2025-12-12T10:02:00Z" w16du:dateUtc="2025-12-11T23:02:00Z">
        <w:r w:rsidDel="00995E80">
          <w:delText>loop with humans</w:delText>
        </w:r>
      </w:del>
      <w:ins w:id="12" w:author="Christopher McCarthy" w:date="2025-12-12T10:02:00Z" w16du:dateUtc="2025-12-11T23:02:00Z">
        <w:r w:rsidR="00995E80">
          <w:t>loop</w:t>
        </w:r>
      </w:ins>
      <w:r>
        <w:t>, the problem becomes one of action an-</w:t>
      </w:r>
      <w:proofErr w:type="spellStart"/>
      <w:r>
        <w:t>ticipation</w:t>
      </w:r>
      <w:proofErr w:type="spellEnd"/>
      <w:r>
        <w:t xml:space="preserve"> </w:t>
      </w:r>
      <w:ins w:id="13" w:author="Christopher McCarthy" w:date="2025-12-12T10:03:00Z" w16du:dateUtc="2025-12-11T23:03:00Z">
        <w:r w:rsidR="006513FF">
          <w:t xml:space="preserve">in which </w:t>
        </w:r>
      </w:ins>
      <w:del w:id="14" w:author="Christopher McCarthy" w:date="2025-12-12T10:03:00Z" w16du:dateUtc="2025-12-11T23:03:00Z">
        <w:r w:rsidDel="006513FF">
          <w:delText xml:space="preserve">with </w:delText>
        </w:r>
      </w:del>
      <w:r>
        <w:t xml:space="preserve">the aim </w:t>
      </w:r>
      <w:ins w:id="15" w:author="Christopher McCarthy" w:date="2025-12-12T10:03:00Z" w16du:dateUtc="2025-12-11T23:03:00Z">
        <w:r w:rsidR="00D33EAD">
          <w:t xml:space="preserve">is to </w:t>
        </w:r>
      </w:ins>
      <w:del w:id="16" w:author="Christopher McCarthy" w:date="2025-12-12T10:01:00Z" w16du:dateUtc="2025-12-11T23:01:00Z">
        <w:r w:rsidDel="00996697">
          <w:delText xml:space="preserve">to </w:delText>
        </w:r>
      </w:del>
      <w:ins w:id="17" w:author="Christopher McCarthy" w:date="2025-12-12T10:01:00Z" w16du:dateUtc="2025-12-11T23:01:00Z">
        <w:r w:rsidR="00996697">
          <w:t>of</w:t>
        </w:r>
        <w:r w:rsidR="00996697">
          <w:t xml:space="preserve"> </w:t>
        </w:r>
      </w:ins>
      <w:r>
        <w:t>achiev</w:t>
      </w:r>
      <w:ins w:id="18" w:author="Christopher McCarthy" w:date="2025-12-12T10:01:00Z" w16du:dateUtc="2025-12-11T23:01:00Z">
        <w:r w:rsidR="00996697">
          <w:t>ing</w:t>
        </w:r>
      </w:ins>
      <w:del w:id="19" w:author="Christopher McCarthy" w:date="2025-12-12T10:01:00Z" w16du:dateUtc="2025-12-11T23:01:00Z">
        <w:r w:rsidDel="00996697">
          <w:delText>e</w:delText>
        </w:r>
      </w:del>
      <w:r>
        <w:t xml:space="preserve"> accurate</w:t>
      </w:r>
      <w:ins w:id="20" w:author="Christopher McCarthy" w:date="2025-12-12T10:03:00Z" w16du:dateUtc="2025-12-11T23:03:00Z">
        <w:r w:rsidR="00D33EAD">
          <w:t>ly predict</w:t>
        </w:r>
      </w:ins>
      <w:r>
        <w:t xml:space="preserve"> action</w:t>
      </w:r>
      <w:ins w:id="21" w:author="Christopher McCarthy" w:date="2025-12-12T10:03:00Z" w16du:dateUtc="2025-12-11T23:03:00Z">
        <w:r w:rsidR="00D33EAD">
          <w:t>s</w:t>
        </w:r>
      </w:ins>
      <w:r>
        <w:t xml:space="preserve"> </w:t>
      </w:r>
      <w:del w:id="22" w:author="Christopher McCarthy" w:date="2025-12-12T10:03:00Z" w16du:dateUtc="2025-12-11T23:03:00Z">
        <w:r w:rsidDel="00D33EAD">
          <w:delText>prediction</w:delText>
        </w:r>
        <w:r w:rsidDel="00D33EAD">
          <w:rPr>
            <w:spacing w:val="80"/>
          </w:rPr>
          <w:delText xml:space="preserve"> </w:delText>
        </w:r>
      </w:del>
      <w:r>
        <w:t>in as few observed frames as possible. Example applications include</w:t>
      </w:r>
      <w:r>
        <w:rPr>
          <w:spacing w:val="-10"/>
        </w:rPr>
        <w:t xml:space="preserve"> </w:t>
      </w:r>
      <w:r>
        <w:t>human-robot</w:t>
      </w:r>
      <w:r>
        <w:rPr>
          <w:spacing w:val="-10"/>
        </w:rPr>
        <w:t xml:space="preserve"> </w:t>
      </w:r>
      <w:r>
        <w:t>teaming</w:t>
      </w:r>
      <w:r>
        <w:rPr>
          <w:spacing w:val="-10"/>
        </w:rPr>
        <w:t xml:space="preserve"> </w:t>
      </w:r>
      <w:hyperlink w:anchor="_bookmark24" w:history="1">
        <w:r>
          <w:t>[20],</w:t>
        </w:r>
      </w:hyperlink>
      <w:r>
        <w:rPr>
          <w:spacing w:val="-10"/>
        </w:rPr>
        <w:t xml:space="preserve"> </w:t>
      </w:r>
      <w:ins w:id="23" w:author="Christopher McCarthy" w:date="2025-12-12T10:04:00Z" w16du:dateUtc="2025-12-11T23:04:00Z">
        <w:r w:rsidR="00282551">
          <w:t>AR/VR applications [CITE]</w:t>
        </w:r>
        <w:r w:rsidR="00282551">
          <w:t xml:space="preserve">, </w:t>
        </w:r>
      </w:ins>
      <w:del w:id="24" w:author="Christopher McCarthy" w:date="2025-12-12T10:04:00Z" w16du:dateUtc="2025-12-11T23:04:00Z">
        <w:r w:rsidDel="009964C6">
          <w:delText>abnormal</w:delText>
        </w:r>
        <w:r w:rsidDel="009964C6">
          <w:rPr>
            <w:spacing w:val="-10"/>
          </w:rPr>
          <w:delText xml:space="preserve"> </w:delText>
        </w:r>
        <w:r w:rsidDel="009964C6">
          <w:delText>activity</w:delText>
        </w:r>
      </w:del>
      <w:ins w:id="25" w:author="Christopher McCarthy" w:date="2025-12-12T10:05:00Z" w16du:dateUtc="2025-12-11T23:05:00Z">
        <w:r w:rsidR="00B618FA">
          <w:t>safety</w:t>
        </w:r>
      </w:ins>
      <w:ins w:id="26" w:author="Christopher McCarthy" w:date="2025-12-12T10:04:00Z" w16du:dateUtc="2025-12-11T23:04:00Z">
        <w:r w:rsidR="009964C6">
          <w:t xml:space="preserve"> monitoring</w:t>
        </w:r>
      </w:ins>
      <w:r>
        <w:rPr>
          <w:spacing w:val="-10"/>
        </w:rPr>
        <w:t xml:space="preserve"> </w:t>
      </w:r>
      <w:del w:id="27" w:author="Christopher McCarthy" w:date="2025-12-12T10:04:00Z" w16du:dateUtc="2025-12-11T23:04:00Z">
        <w:r w:rsidDel="009964C6">
          <w:delText xml:space="preserve">detection </w:delText>
        </w:r>
      </w:del>
      <w:ins w:id="28" w:author="Christopher McCarthy" w:date="2025-12-12T10:04:00Z" w16du:dateUtc="2025-12-11T23:04:00Z">
        <w:r w:rsidR="009964C6">
          <w:t xml:space="preserve"> </w:t>
        </w:r>
      </w:ins>
      <w:r>
        <w:t xml:space="preserve">in </w:t>
      </w:r>
      <w:ins w:id="29" w:author="Christopher McCarthy" w:date="2025-12-12T10:04:00Z" w16du:dateUtc="2025-12-11T23:04:00Z">
        <w:r w:rsidR="00282551">
          <w:t xml:space="preserve">video </w:t>
        </w:r>
      </w:ins>
      <w:r>
        <w:t xml:space="preserve">surveillance </w:t>
      </w:r>
      <w:hyperlink w:anchor="_bookmark12" w:history="1">
        <w:r>
          <w:t>[14],</w:t>
        </w:r>
      </w:hyperlink>
      <w:r>
        <w:t xml:space="preserve"> </w:t>
      </w:r>
      <w:del w:id="30" w:author="Christopher McCarthy" w:date="2025-12-12T10:04:00Z" w16du:dateUtc="2025-12-11T23:04:00Z">
        <w:r w:rsidDel="00282551">
          <w:delText xml:space="preserve">and AR/VR applications [CITE] </w:delText>
        </w:r>
      </w:del>
      <w:r>
        <w:t>among other</w:t>
      </w:r>
      <w:ins w:id="31" w:author="Christopher McCarthy" w:date="2025-12-12T10:09:00Z" w16du:dateUtc="2025-12-11T23:09:00Z">
        <w:r w:rsidR="009046B9">
          <w:t xml:space="preserve">s.  In such cases, rapid low-latency action </w:t>
        </w:r>
        <w:r w:rsidR="008F56C0">
          <w:t xml:space="preserve">anticipation </w:t>
        </w:r>
      </w:ins>
      <w:ins w:id="32" w:author="Christopher McCarthy" w:date="2025-12-12T10:10:00Z" w16du:dateUtc="2025-12-11T23:10:00Z">
        <w:r w:rsidR="00B63F3C">
          <w:t xml:space="preserve">may </w:t>
        </w:r>
      </w:ins>
      <w:ins w:id="33" w:author="Christopher McCarthy" w:date="2025-12-12T10:09:00Z" w16du:dateUtc="2025-12-11T23:09:00Z">
        <w:r w:rsidR="008F56C0">
          <w:t>allow</w:t>
        </w:r>
      </w:ins>
      <w:ins w:id="34" w:author="Christopher McCarthy" w:date="2025-12-12T10:10:00Z" w16du:dateUtc="2025-12-11T23:10:00Z">
        <w:r w:rsidR="008F56C0">
          <w:t xml:space="preserve"> </w:t>
        </w:r>
      </w:ins>
      <w:ins w:id="35" w:author="Christopher McCarthy" w:date="2025-12-12T10:09:00Z" w16du:dateUtc="2025-12-11T23:09:00Z">
        <w:r w:rsidR="008F56C0">
          <w:t>interactive</w:t>
        </w:r>
      </w:ins>
      <w:ins w:id="36" w:author="Christopher McCarthy" w:date="2025-12-12T10:10:00Z" w16du:dateUtc="2025-12-11T23:10:00Z">
        <w:r w:rsidR="008F56C0">
          <w:t xml:space="preserve"> systems </w:t>
        </w:r>
        <w:r w:rsidR="00B63F3C">
          <w:t xml:space="preserve">to pre-load resources </w:t>
        </w:r>
      </w:ins>
      <w:ins w:id="37" w:author="Christopher McCarthy" w:date="2025-12-12T10:12:00Z" w16du:dateUtc="2025-12-11T23:12:00Z">
        <w:r w:rsidR="008A75D9">
          <w:t>such as</w:t>
        </w:r>
      </w:ins>
      <w:ins w:id="38" w:author="Christopher McCarthy" w:date="2025-12-12T10:11:00Z" w16du:dateUtc="2025-12-11T23:11:00Z">
        <w:r w:rsidR="008A75D9">
          <w:t xml:space="preserve"> pre-loading relevant objects i</w:t>
        </w:r>
      </w:ins>
      <w:ins w:id="39" w:author="Christopher McCarthy" w:date="2025-12-12T10:12:00Z" w16du:dateUtc="2025-12-11T23:12:00Z">
        <w:r w:rsidR="008A75D9">
          <w:t>n</w:t>
        </w:r>
      </w:ins>
      <w:ins w:id="40" w:author="Christopher McCarthy" w:date="2025-12-12T10:11:00Z" w16du:dateUtc="2025-12-11T23:11:00Z">
        <w:r w:rsidR="008A75D9">
          <w:t xml:space="preserve"> </w:t>
        </w:r>
      </w:ins>
      <w:ins w:id="41" w:author="Christopher McCarthy" w:date="2025-12-12T10:12:00Z" w16du:dateUtc="2025-12-11T23:12:00Z">
        <w:r w:rsidR="008A75D9">
          <w:t xml:space="preserve">mixed reality (XR) </w:t>
        </w:r>
        <w:proofErr w:type="gramStart"/>
        <w:r w:rsidR="008A75D9">
          <w:t xml:space="preserve">systems, </w:t>
        </w:r>
      </w:ins>
      <w:ins w:id="42" w:author="Christopher McCarthy" w:date="2025-12-12T10:10:00Z" w16du:dateUtc="2025-12-11T23:10:00Z">
        <w:r w:rsidR="00B63F3C">
          <w:t>or</w:t>
        </w:r>
        <w:proofErr w:type="gramEnd"/>
        <w:r w:rsidR="00B63F3C">
          <w:t xml:space="preserve"> </w:t>
        </w:r>
      </w:ins>
      <w:ins w:id="43" w:author="Christopher McCarthy" w:date="2025-12-12T10:13:00Z" w16du:dateUtc="2025-12-11T23:13:00Z">
        <w:r w:rsidR="00011494">
          <w:t>pruning and/or priming</w:t>
        </w:r>
      </w:ins>
      <w:ins w:id="44" w:author="Christopher McCarthy" w:date="2025-12-12T10:10:00Z" w16du:dateUtc="2025-12-11T23:10:00Z">
        <w:r w:rsidR="00B63F3C">
          <w:t xml:space="preserve"> potential response </w:t>
        </w:r>
      </w:ins>
      <w:ins w:id="45" w:author="Christopher McCarthy" w:date="2025-12-12T10:13:00Z" w16du:dateUtc="2025-12-11T23:13:00Z">
        <w:r w:rsidR="00011494">
          <w:t>actions</w:t>
        </w:r>
      </w:ins>
      <w:ins w:id="46" w:author="Christopher McCarthy" w:date="2025-12-12T10:11:00Z" w16du:dateUtc="2025-12-11T23:11:00Z">
        <w:r w:rsidR="00D73768">
          <w:t xml:space="preserve"> in </w:t>
        </w:r>
      </w:ins>
      <w:ins w:id="47" w:author="Christopher McCarthy" w:date="2025-12-12T10:12:00Z" w16du:dateUtc="2025-12-11T23:12:00Z">
        <w:r w:rsidR="00455C5A">
          <w:t>human-</w:t>
        </w:r>
      </w:ins>
      <w:ins w:id="48" w:author="Christopher McCarthy" w:date="2025-12-12T10:14:00Z" w16du:dateUtc="2025-12-11T23:14:00Z">
        <w:r w:rsidR="00CE033A">
          <w:t xml:space="preserve">machine </w:t>
        </w:r>
        <w:r w:rsidR="00DD6751">
          <w:t>interfacing</w:t>
        </w:r>
        <w:r w:rsidR="00CE033A">
          <w:t xml:space="preserve"> contexts, </w:t>
        </w:r>
      </w:ins>
      <w:ins w:id="49" w:author="Christopher McCarthy" w:date="2025-12-12T10:11:00Z" w16du:dateUtc="2025-12-11T23:11:00Z">
        <w:r w:rsidR="00D73768">
          <w:t>supporting quicker, more natural inter</w:t>
        </w:r>
        <w:r w:rsidR="008A75D9">
          <w:t xml:space="preserve">actions.  </w:t>
        </w:r>
      </w:ins>
      <w:ins w:id="50" w:author="Christopher McCarthy" w:date="2025-12-12T10:10:00Z" w16du:dateUtc="2025-12-11T23:10:00Z">
        <w:r w:rsidR="00B63F3C">
          <w:t xml:space="preserve"> </w:t>
        </w:r>
      </w:ins>
      <w:ins w:id="51" w:author="Christopher McCarthy" w:date="2025-12-12T10:09:00Z" w16du:dateUtc="2025-12-11T23:09:00Z">
        <w:r w:rsidR="008F56C0">
          <w:t xml:space="preserve"> </w:t>
        </w:r>
      </w:ins>
      <w:del w:id="52" w:author="Christopher McCarthy" w:date="2025-12-12T10:09:00Z" w16du:dateUtc="2025-12-11T23:09:00Z">
        <w:r w:rsidDel="009046B9">
          <w:delText xml:space="preserve">s. </w:delText>
        </w:r>
      </w:del>
      <w:commentRangeStart w:id="53"/>
      <w:del w:id="54" w:author="Christopher McCarthy" w:date="2025-12-12T10:15:00Z" w16du:dateUtc="2025-12-11T23:15:00Z">
        <w:r w:rsidDel="00DD6751">
          <w:delText xml:space="preserve">The task of human action </w:delText>
        </w:r>
      </w:del>
      <w:del w:id="55" w:author="Christopher McCarthy" w:date="2025-12-12T10:05:00Z" w16du:dateUtc="2025-12-11T23:05:00Z">
        <w:r w:rsidDel="00B618FA">
          <w:delText xml:space="preserve">prediction </w:delText>
        </w:r>
      </w:del>
      <w:del w:id="56" w:author="Christopher McCarthy" w:date="2025-12-12T10:15:00Z" w16du:dateUtc="2025-12-11T23:15:00Z">
        <w:r w:rsidDel="00DD6751">
          <w:delText xml:space="preserve">focuses on the accuracy, speed and frame latency of action classification </w:delText>
        </w:r>
        <w:r w:rsidDel="00DD6751">
          <w:fldChar w:fldCharType="begin"/>
        </w:r>
        <w:r w:rsidDel="00DD6751">
          <w:delInstrText>HYPERLINK \l "_bookmark18"</w:delInstrText>
        </w:r>
        <w:r w:rsidDel="00DD6751">
          <w:fldChar w:fldCharType="separate"/>
        </w:r>
        <w:r w:rsidDel="00DD6751">
          <w:delText>[7].</w:delText>
        </w:r>
        <w:r w:rsidDel="00DD6751">
          <w:fldChar w:fldCharType="end"/>
        </w:r>
        <w:r w:rsidDel="00DD6751">
          <w:delText xml:space="preserve"> This is particularly useful in real-time applications, such as Mixed Reality (XR) where devices can significantly reduce latency by pre-loading relevant objects and scenes based on predicted human user actions [CITE].</w:delText>
        </w:r>
        <w:commentRangeEnd w:id="53"/>
        <w:r w:rsidR="009C18F6" w:rsidDel="00DD6751">
          <w:rPr>
            <w:rStyle w:val="CommentReference"/>
          </w:rPr>
          <w:commentReference w:id="53"/>
        </w:r>
      </w:del>
    </w:p>
    <w:p w14:paraId="5EEA785D" w14:textId="77777777" w:rsidR="00497208" w:rsidRDefault="007C7D88">
      <w:pPr>
        <w:pStyle w:val="BodyText"/>
        <w:spacing w:before="7"/>
        <w:ind w:left="458" w:firstLine="0"/>
      </w:pPr>
      <w:r>
        <w:t>[Short</w:t>
      </w:r>
      <w:r>
        <w:rPr>
          <w:spacing w:val="11"/>
        </w:rPr>
        <w:t xml:space="preserve"> </w:t>
      </w:r>
      <w:r>
        <w:t>summary</w:t>
      </w:r>
      <w:r>
        <w:rPr>
          <w:spacing w:val="11"/>
        </w:rPr>
        <w:t xml:space="preserve"> </w:t>
      </w:r>
      <w:r>
        <w:t>of</w:t>
      </w:r>
      <w:r>
        <w:rPr>
          <w:spacing w:val="12"/>
        </w:rPr>
        <w:t xml:space="preserve"> </w:t>
      </w:r>
      <w:r>
        <w:t>optical</w:t>
      </w:r>
      <w:r>
        <w:rPr>
          <w:spacing w:val="11"/>
        </w:rPr>
        <w:t xml:space="preserve"> </w:t>
      </w:r>
      <w:r>
        <w:t>flow,</w:t>
      </w:r>
      <w:r>
        <w:rPr>
          <w:spacing w:val="11"/>
        </w:rPr>
        <w:t xml:space="preserve"> </w:t>
      </w:r>
      <w:r>
        <w:t>what</w:t>
      </w:r>
      <w:r>
        <w:rPr>
          <w:spacing w:val="12"/>
        </w:rPr>
        <w:t xml:space="preserve"> </w:t>
      </w:r>
      <w:r>
        <w:t>it</w:t>
      </w:r>
      <w:r>
        <w:rPr>
          <w:spacing w:val="11"/>
        </w:rPr>
        <w:t xml:space="preserve"> </w:t>
      </w:r>
      <w:r>
        <w:t>tells</w:t>
      </w:r>
      <w:r>
        <w:rPr>
          <w:spacing w:val="11"/>
        </w:rPr>
        <w:t xml:space="preserve"> </w:t>
      </w:r>
      <w:r>
        <w:rPr>
          <w:spacing w:val="-5"/>
        </w:rPr>
        <w:t>us]</w:t>
      </w:r>
    </w:p>
    <w:p w14:paraId="5EEA785E" w14:textId="795D6054" w:rsidR="00497208" w:rsidRDefault="0010442C">
      <w:pPr>
        <w:pStyle w:val="BodyText"/>
        <w:spacing w:before="17" w:line="249" w:lineRule="auto"/>
        <w:ind w:left="259"/>
      </w:pPr>
      <w:ins w:id="57" w:author="Christopher McCarthy" w:date="2025-12-12T10:22:00Z" w16du:dateUtc="2025-12-11T23:22:00Z">
        <w:r>
          <w:t>A</w:t>
        </w:r>
      </w:ins>
      <w:ins w:id="58" w:author="Christopher McCarthy" w:date="2025-12-12T10:21:00Z" w16du:dateUtc="2025-12-11T23:21:00Z">
        <w:r w:rsidR="009F799D">
          <w:t>nticipat</w:t>
        </w:r>
      </w:ins>
      <w:ins w:id="59" w:author="Christopher McCarthy" w:date="2025-12-12T10:23:00Z" w16du:dateUtc="2025-12-11T23:23:00Z">
        <w:r>
          <w:t>ory action prediction</w:t>
        </w:r>
      </w:ins>
      <w:ins w:id="60" w:author="Christopher McCarthy" w:date="2025-12-12T10:21:00Z" w16du:dateUtc="2025-12-11T23:21:00Z">
        <w:r w:rsidR="009F799D">
          <w:t xml:space="preserve"> is </w:t>
        </w:r>
        <w:r w:rsidR="00A843DE">
          <w:t xml:space="preserve">well </w:t>
        </w:r>
      </w:ins>
      <w:ins w:id="61" w:author="Christopher McCarthy" w:date="2025-12-12T10:23:00Z" w16du:dateUtc="2025-12-11T23:23:00Z">
        <w:r>
          <w:t>established</w:t>
        </w:r>
      </w:ins>
      <w:ins w:id="62" w:author="Christopher McCarthy" w:date="2025-12-12T10:21:00Z" w16du:dateUtc="2025-12-11T23:21:00Z">
        <w:r w:rsidR="00A843DE">
          <w:t xml:space="preserve"> in the primate brain.</w:t>
        </w:r>
      </w:ins>
      <w:ins w:id="63" w:author="Christopher McCarthy" w:date="2025-12-12T10:19:00Z" w16du:dateUtc="2025-12-11T23:19:00Z">
        <w:r w:rsidR="00385C5A">
          <w:t xml:space="preserve"> </w:t>
        </w:r>
      </w:ins>
      <w:ins w:id="64" w:author="Christopher McCarthy" w:date="2025-12-12T10:22:00Z" w16du:dateUtc="2025-12-11T23:22:00Z">
        <w:r w:rsidR="007B63D3">
          <w:t>In particular</w:t>
        </w:r>
      </w:ins>
      <w:ins w:id="65" w:author="Christopher McCarthy" w:date="2025-12-12T10:23:00Z" w16du:dateUtc="2025-12-11T23:23:00Z">
        <w:r>
          <w:t>, the role of</w:t>
        </w:r>
      </w:ins>
      <w:ins w:id="66" w:author="Christopher McCarthy" w:date="2025-12-12T10:22:00Z" w16du:dateUtc="2025-12-11T23:22:00Z">
        <w:r w:rsidR="007B63D3">
          <w:t xml:space="preserve"> </w:t>
        </w:r>
      </w:ins>
      <w:ins w:id="67" w:author="Christopher McCarthy" w:date="2025-12-12T10:23:00Z" w16du:dateUtc="2025-12-11T23:23:00Z">
        <w:r>
          <w:t>e</w:t>
        </w:r>
      </w:ins>
      <w:del w:id="68" w:author="Christopher McCarthy" w:date="2025-12-12T10:23:00Z" w16du:dateUtc="2025-12-11T23:23:00Z">
        <w:r w:rsidR="007C7D88" w:rsidDel="0010442C">
          <w:delText>E</w:delText>
        </w:r>
      </w:del>
      <w:r w:rsidR="007C7D88">
        <w:t>arly</w:t>
      </w:r>
      <w:r w:rsidR="007C7D88">
        <w:rPr>
          <w:spacing w:val="-8"/>
        </w:rPr>
        <w:t xml:space="preserve"> </w:t>
      </w:r>
      <w:r w:rsidR="007C7D88">
        <w:t>visual</w:t>
      </w:r>
      <w:r w:rsidR="007C7D88">
        <w:rPr>
          <w:spacing w:val="-8"/>
        </w:rPr>
        <w:t xml:space="preserve"> </w:t>
      </w:r>
      <w:r w:rsidR="007C7D88">
        <w:t>motion</w:t>
      </w:r>
      <w:r w:rsidR="007C7D88">
        <w:rPr>
          <w:spacing w:val="-8"/>
        </w:rPr>
        <w:t xml:space="preserve"> </w:t>
      </w:r>
      <w:r w:rsidR="007C7D88">
        <w:t>cues</w:t>
      </w:r>
      <w:ins w:id="69" w:author="Christopher McCarthy" w:date="2025-12-12T10:28:00Z" w16du:dateUtc="2025-12-11T23:28:00Z">
        <w:r w:rsidR="005B64B6">
          <w:t xml:space="preserve"> </w:t>
        </w:r>
      </w:ins>
      <w:ins w:id="70" w:author="Christopher McCarthy" w:date="2025-12-12T10:23:00Z" w16du:dateUtc="2025-12-11T23:23:00Z">
        <w:r w:rsidR="001D1CF7">
          <w:t>are well understood to</w:t>
        </w:r>
      </w:ins>
      <w:r w:rsidR="007C7D88">
        <w:rPr>
          <w:spacing w:val="-8"/>
        </w:rPr>
        <w:t xml:space="preserve"> </w:t>
      </w:r>
      <w:r w:rsidR="007C7D88">
        <w:t>offer</w:t>
      </w:r>
      <w:r w:rsidR="007C7D88">
        <w:rPr>
          <w:spacing w:val="-8"/>
        </w:rPr>
        <w:t xml:space="preserve"> </w:t>
      </w:r>
      <w:r w:rsidR="007C7D88">
        <w:t>predictive</w:t>
      </w:r>
      <w:r w:rsidR="007C7D88">
        <w:rPr>
          <w:spacing w:val="-8"/>
        </w:rPr>
        <w:t xml:space="preserve"> </w:t>
      </w:r>
      <w:ins w:id="71" w:author="Christopher McCarthy" w:date="2025-12-12T10:27:00Z" w16du:dateUtc="2025-12-11T23:27:00Z">
        <w:r w:rsidR="005B64B6">
          <w:rPr>
            <w:spacing w:val="-8"/>
          </w:rPr>
          <w:t xml:space="preserve">and </w:t>
        </w:r>
      </w:ins>
      <w:del w:id="72" w:author="Christopher McCarthy" w:date="2025-12-12T10:24:00Z" w16du:dateUtc="2025-12-11T23:24:00Z">
        <w:r w:rsidR="007C7D88" w:rsidDel="00321DA6">
          <w:delText>cues</w:delText>
        </w:r>
        <w:r w:rsidR="007C7D88" w:rsidDel="00321DA6">
          <w:rPr>
            <w:spacing w:val="-8"/>
          </w:rPr>
          <w:delText xml:space="preserve"> </w:delText>
        </w:r>
      </w:del>
      <w:ins w:id="73" w:author="Christopher McCarthy" w:date="2025-12-12T10:27:00Z" w16du:dateUtc="2025-12-11T23:27:00Z">
        <w:r w:rsidR="005B64B6">
          <w:t>response</w:t>
        </w:r>
        <w:r w:rsidR="00B74F32">
          <w:t>-</w:t>
        </w:r>
        <w:r w:rsidR="00B74F32">
          <w:t>priming benefits</w:t>
        </w:r>
      </w:ins>
      <w:ins w:id="74" w:author="Christopher McCarthy" w:date="2025-12-12T10:24:00Z" w16du:dateUtc="2025-12-11T23:24:00Z">
        <w:r w:rsidR="00321DA6">
          <w:rPr>
            <w:spacing w:val="-8"/>
          </w:rPr>
          <w:t xml:space="preserve"> </w:t>
        </w:r>
      </w:ins>
      <w:r w:rsidR="007C7D88">
        <w:t>during</w:t>
      </w:r>
      <w:r w:rsidR="007C7D88">
        <w:rPr>
          <w:spacing w:val="-8"/>
        </w:rPr>
        <w:t xml:space="preserve"> </w:t>
      </w:r>
      <w:r w:rsidR="007C7D88">
        <w:t xml:space="preserve">human movement </w:t>
      </w:r>
      <w:del w:id="75" w:author="Christopher McCarthy" w:date="2025-12-12T10:29:00Z" w16du:dateUtc="2025-12-11T23:29:00Z">
        <w:r w:rsidR="007C7D88" w:rsidDel="005B64B6">
          <w:delText xml:space="preserve">or </w:delText>
        </w:r>
      </w:del>
      <w:ins w:id="76" w:author="Christopher McCarthy" w:date="2025-12-12T10:29:00Z" w16du:dateUtc="2025-12-11T23:29:00Z">
        <w:r w:rsidR="005B64B6">
          <w:t>and</w:t>
        </w:r>
        <w:r w:rsidR="005B64B6">
          <w:t xml:space="preserve"> </w:t>
        </w:r>
      </w:ins>
      <w:r w:rsidR="007C7D88">
        <w:t xml:space="preserve">action [CITE]. In </w:t>
      </w:r>
      <w:del w:id="77" w:author="Christopher McCarthy" w:date="2025-12-12T10:24:00Z" w16du:dateUtc="2025-12-11T23:24:00Z">
        <w:r w:rsidR="007C7D88" w:rsidDel="00321DA6">
          <w:delText>primate brains</w:delText>
        </w:r>
      </w:del>
      <w:ins w:id="78" w:author="Christopher McCarthy" w:date="2025-12-12T10:24:00Z" w16du:dateUtc="2025-12-11T23:24:00Z">
        <w:r w:rsidR="00321DA6">
          <w:t>human vision</w:t>
        </w:r>
      </w:ins>
      <w:r w:rsidR="007C7D88">
        <w:t>, these motion cues are perceived at early stages of visual processing</w:t>
      </w:r>
      <w:ins w:id="79" w:author="Christopher McCarthy" w:date="2025-12-12T10:28:00Z" w16du:dateUtc="2025-12-11T23:28:00Z">
        <w:r w:rsidR="005B64B6">
          <w:t xml:space="preserve">, made available from optical flow </w:t>
        </w:r>
        <w:r w:rsidR="005B64B6">
          <w:t xml:space="preserve">– the </w:t>
        </w:r>
      </w:ins>
      <w:ins w:id="80" w:author="Christopher McCarthy" w:date="2025-12-12T10:29:00Z" w16du:dateUtc="2025-12-11T23:29:00Z">
        <w:r w:rsidR="002254EB">
          <w:t xml:space="preserve">perceived </w:t>
        </w:r>
      </w:ins>
      <w:ins w:id="81" w:author="Christopher McCarthy" w:date="2025-12-12T10:28:00Z" w16du:dateUtc="2025-12-11T23:28:00Z">
        <w:r w:rsidR="005B64B6">
          <w:t>movement of light patterns projecting onto the eye</w:t>
        </w:r>
        <w:r w:rsidR="005B64B6">
          <w:t xml:space="preserve"> - </w:t>
        </w:r>
      </w:ins>
      <w:r w:rsidR="007C7D88">
        <w:t xml:space="preserve"> to</w:t>
      </w:r>
      <w:r w:rsidR="007C7D88">
        <w:rPr>
          <w:spacing w:val="40"/>
        </w:rPr>
        <w:t xml:space="preserve"> </w:t>
      </w:r>
      <w:r w:rsidR="007C7D88">
        <w:t xml:space="preserve">prime other </w:t>
      </w:r>
      <w:proofErr w:type="spellStart"/>
      <w:r w:rsidR="007C7D88">
        <w:t>centres</w:t>
      </w:r>
      <w:proofErr w:type="spellEnd"/>
      <w:r w:rsidR="007C7D88">
        <w:t xml:space="preserve"> of the brain (</w:t>
      </w:r>
      <w:del w:id="82" w:author="Christopher McCarthy" w:date="2025-12-12T10:24:00Z" w16du:dateUtc="2025-12-11T23:24:00Z">
        <w:r w:rsidR="007C7D88" w:rsidDel="00321DA6">
          <w:delText xml:space="preserve">for </w:delText>
        </w:r>
        <w:r w:rsidR="007C7D88" w:rsidDel="00321DA6">
          <w:delText>example</w:delText>
        </w:r>
      </w:del>
      <w:ins w:id="83" w:author="Christopher McCarthy" w:date="2025-12-12T10:24:00Z" w16du:dateUtc="2025-12-11T23:24:00Z">
        <w:r w:rsidR="00321DA6">
          <w:t>e</w:t>
        </w:r>
        <w:r w:rsidR="00943FFA">
          <w:t>.g.,</w:t>
        </w:r>
      </w:ins>
      <w:r w:rsidR="007C7D88">
        <w:t>, the pre-motor cortex)</w:t>
      </w:r>
      <w:r w:rsidR="007C7D88">
        <w:rPr>
          <w:spacing w:val="-1"/>
        </w:rPr>
        <w:t xml:space="preserve"> </w:t>
      </w:r>
      <w:hyperlink w:anchor="_bookmark27" w:history="1">
        <w:r w:rsidR="007C7D88">
          <w:t>[12].</w:t>
        </w:r>
      </w:hyperlink>
      <w:r w:rsidR="007C7D88">
        <w:rPr>
          <w:spacing w:val="-1"/>
        </w:rPr>
        <w:t xml:space="preserve"> </w:t>
      </w:r>
      <w:del w:id="84" w:author="Christopher McCarthy" w:date="2025-12-12T10:30:00Z" w16du:dateUtc="2025-12-11T23:30:00Z">
        <w:r w:rsidR="007C7D88" w:rsidDel="00E36A09">
          <w:delText>This</w:delText>
        </w:r>
        <w:r w:rsidR="007C7D88" w:rsidDel="00E36A09">
          <w:rPr>
            <w:spacing w:val="-1"/>
          </w:rPr>
          <w:delText xml:space="preserve"> </w:delText>
        </w:r>
        <w:r w:rsidR="007C7D88" w:rsidDel="00E36A09">
          <w:delText>sensitivity</w:delText>
        </w:r>
        <w:r w:rsidR="007C7D88" w:rsidDel="00E36A09">
          <w:rPr>
            <w:spacing w:val="-1"/>
          </w:rPr>
          <w:delText xml:space="preserve"> </w:delText>
        </w:r>
        <w:r w:rsidR="007C7D88" w:rsidDel="00E36A09">
          <w:delText>to</w:delText>
        </w:r>
        <w:r w:rsidR="007C7D88" w:rsidDel="00E36A09">
          <w:rPr>
            <w:spacing w:val="-1"/>
          </w:rPr>
          <w:delText xml:space="preserve"> </w:delText>
        </w:r>
        <w:r w:rsidR="007C7D88" w:rsidDel="00E36A09">
          <w:delText>motion</w:delText>
        </w:r>
        <w:r w:rsidR="007C7D88" w:rsidDel="00E36A09">
          <w:rPr>
            <w:spacing w:val="-1"/>
          </w:rPr>
          <w:delText xml:space="preserve"> </w:delText>
        </w:r>
        <w:r w:rsidR="007C7D88" w:rsidDel="00E36A09">
          <w:delText>comes</w:delText>
        </w:r>
        <w:r w:rsidR="007C7D88" w:rsidDel="00E36A09">
          <w:rPr>
            <w:spacing w:val="-1"/>
          </w:rPr>
          <w:delText xml:space="preserve"> </w:delText>
        </w:r>
        <w:r w:rsidR="007C7D88" w:rsidDel="00E36A09">
          <w:delText>from</w:delText>
        </w:r>
        <w:r w:rsidR="007C7D88" w:rsidDel="00E36A09">
          <w:rPr>
            <w:spacing w:val="-1"/>
          </w:rPr>
          <w:delText xml:space="preserve"> </w:delText>
        </w:r>
        <w:r w:rsidR="007C7D88" w:rsidDel="00E36A09">
          <w:delText>the</w:delText>
        </w:r>
        <w:r w:rsidR="007C7D88" w:rsidDel="00E36A09">
          <w:rPr>
            <w:spacing w:val="-1"/>
          </w:rPr>
          <w:delText xml:space="preserve"> </w:delText>
        </w:r>
        <w:r w:rsidR="007C7D88" w:rsidDel="00E36A09">
          <w:delText xml:space="preserve">human vision system’s use of optical flow - the perceived movement of light patterns projecting onto the eye. </w:delText>
        </w:r>
      </w:del>
      <w:r w:rsidR="007C7D88">
        <w:t>Human vision re-search indicates that</w:t>
      </w:r>
      <w:ins w:id="85" w:author="Christopher McCarthy" w:date="2025-12-12T10:30:00Z" w16du:dateUtc="2025-12-11T23:30:00Z">
        <w:r w:rsidR="00535A57">
          <w:t xml:space="preserve"> </w:t>
        </w:r>
      </w:ins>
      <w:r w:rsidR="007C7D88">
        <w:t xml:space="preserve"> the human motor system plays a crucial role when observing and predicting other’s actions </w:t>
      </w:r>
      <w:hyperlink w:anchor="_bookmark17" w:history="1">
        <w:r w:rsidR="007C7D88">
          <w:t>[6].</w:t>
        </w:r>
      </w:hyperlink>
      <w:r w:rsidR="007C7D88">
        <w:t xml:space="preserve"> In </w:t>
      </w:r>
      <w:proofErr w:type="spellStart"/>
      <w:r w:rsidR="007C7D88">
        <w:t>pri</w:t>
      </w:r>
      <w:proofErr w:type="spellEnd"/>
      <w:r w:rsidR="007C7D88">
        <w:t>-mate</w:t>
      </w:r>
      <w:r w:rsidR="007C7D88">
        <w:rPr>
          <w:spacing w:val="10"/>
        </w:rPr>
        <w:t xml:space="preserve"> </w:t>
      </w:r>
      <w:r w:rsidR="007C7D88">
        <w:t>brains,</w:t>
      </w:r>
      <w:r w:rsidR="007C7D88">
        <w:rPr>
          <w:spacing w:val="10"/>
        </w:rPr>
        <w:t xml:space="preserve"> </w:t>
      </w:r>
      <w:r w:rsidR="007C7D88">
        <w:t>kinematic</w:t>
      </w:r>
      <w:r w:rsidR="007C7D88">
        <w:rPr>
          <w:spacing w:val="10"/>
        </w:rPr>
        <w:t xml:space="preserve"> </w:t>
      </w:r>
      <w:r w:rsidR="007C7D88">
        <w:t>information</w:t>
      </w:r>
      <w:r w:rsidR="007C7D88">
        <w:rPr>
          <w:spacing w:val="10"/>
        </w:rPr>
        <w:t xml:space="preserve"> </w:t>
      </w:r>
      <w:r w:rsidR="007C7D88">
        <w:t>of</w:t>
      </w:r>
      <w:r w:rsidR="007C7D88">
        <w:rPr>
          <w:spacing w:val="10"/>
        </w:rPr>
        <w:t xml:space="preserve"> </w:t>
      </w:r>
      <w:r w:rsidR="007C7D88">
        <w:t>human</w:t>
      </w:r>
      <w:r w:rsidR="007C7D88">
        <w:rPr>
          <w:spacing w:val="10"/>
        </w:rPr>
        <w:t xml:space="preserve"> </w:t>
      </w:r>
      <w:r w:rsidR="007C7D88">
        <w:t>skeletal</w:t>
      </w:r>
      <w:r w:rsidR="007C7D88">
        <w:rPr>
          <w:spacing w:val="10"/>
        </w:rPr>
        <w:t xml:space="preserve"> </w:t>
      </w:r>
      <w:r w:rsidR="007C7D88">
        <w:rPr>
          <w:spacing w:val="-2"/>
        </w:rPr>
        <w:t>interest</w:t>
      </w:r>
    </w:p>
    <w:p w14:paraId="5EEA785F" w14:textId="77777777" w:rsidR="00497208" w:rsidRDefault="007C7D88">
      <w:pPr>
        <w:pStyle w:val="BodyText"/>
        <w:spacing w:before="97" w:line="249" w:lineRule="auto"/>
        <w:ind w:right="257" w:firstLine="0"/>
      </w:pPr>
      <w:r>
        <w:br w:type="column"/>
      </w:r>
      <w:r>
        <w:lastRenderedPageBreak/>
        <w:t xml:space="preserve">points, typically joints, supports human action prediction, as well as emotional intent understanding. </w:t>
      </w:r>
      <w:commentRangeStart w:id="86"/>
      <w:r>
        <w:t>This motivates the consideration of how such kinematic information, as well as human</w:t>
      </w:r>
      <w:r>
        <w:rPr>
          <w:spacing w:val="-6"/>
        </w:rPr>
        <w:t xml:space="preserve"> </w:t>
      </w:r>
      <w:r>
        <w:t>early</w:t>
      </w:r>
      <w:r>
        <w:rPr>
          <w:spacing w:val="-6"/>
        </w:rPr>
        <w:t xml:space="preserve"> </w:t>
      </w:r>
      <w:r>
        <w:t>visual</w:t>
      </w:r>
      <w:r>
        <w:rPr>
          <w:spacing w:val="-7"/>
        </w:rPr>
        <w:t xml:space="preserve"> </w:t>
      </w:r>
      <w:r>
        <w:t>motion</w:t>
      </w:r>
      <w:r>
        <w:rPr>
          <w:spacing w:val="-6"/>
        </w:rPr>
        <w:t xml:space="preserve"> </w:t>
      </w:r>
      <w:r>
        <w:t>cues,</w:t>
      </w:r>
      <w:r>
        <w:rPr>
          <w:spacing w:val="-6"/>
        </w:rPr>
        <w:t xml:space="preserve"> </w:t>
      </w:r>
      <w:r>
        <w:t>can</w:t>
      </w:r>
      <w:r>
        <w:rPr>
          <w:spacing w:val="-6"/>
        </w:rPr>
        <w:t xml:space="preserve"> </w:t>
      </w:r>
      <w:r>
        <w:t>be</w:t>
      </w:r>
      <w:r>
        <w:rPr>
          <w:spacing w:val="-6"/>
        </w:rPr>
        <w:t xml:space="preserve"> </w:t>
      </w:r>
      <w:r>
        <w:t>used</w:t>
      </w:r>
      <w:r>
        <w:rPr>
          <w:spacing w:val="-7"/>
        </w:rPr>
        <w:t xml:space="preserve"> </w:t>
      </w:r>
      <w:r>
        <w:t>to</w:t>
      </w:r>
      <w:r>
        <w:rPr>
          <w:spacing w:val="-6"/>
        </w:rPr>
        <w:t xml:space="preserve"> </w:t>
      </w:r>
      <w:r>
        <w:t>support</w:t>
      </w:r>
      <w:r>
        <w:rPr>
          <w:spacing w:val="-6"/>
        </w:rPr>
        <w:t xml:space="preserve"> </w:t>
      </w:r>
      <w:r>
        <w:t>similar capabilities of visual interpretation of human movements in computer vision scenarios.</w:t>
      </w:r>
      <w:commentRangeEnd w:id="86"/>
      <w:r w:rsidR="0004308F">
        <w:rPr>
          <w:rStyle w:val="CommentReference"/>
        </w:rPr>
        <w:commentReference w:id="86"/>
      </w:r>
    </w:p>
    <w:p w14:paraId="355E62B2" w14:textId="3DB096A3" w:rsidR="0045328E" w:rsidDel="007474CC" w:rsidRDefault="007474CC" w:rsidP="0045328E">
      <w:pPr>
        <w:pStyle w:val="BodyText"/>
        <w:spacing w:line="249" w:lineRule="auto"/>
        <w:ind w:right="257"/>
        <w:rPr>
          <w:del w:id="87" w:author="Christopher McCarthy" w:date="2025-12-12T11:11:00Z" w16du:dateUtc="2025-12-12T00:11:00Z"/>
          <w:moveTo w:id="88" w:author="Christopher McCarthy" w:date="2025-12-12T11:00:00Z" w16du:dateUtc="2025-12-12T00:00:00Z"/>
        </w:rPr>
      </w:pPr>
      <w:ins w:id="89" w:author="Christopher McCarthy" w:date="2025-12-12T11:11:00Z">
        <w:r w:rsidRPr="007474CC">
          <w:t xml:space="preserve">Human skeleton </w:t>
        </w:r>
        <w:proofErr w:type="spellStart"/>
        <w:r w:rsidRPr="007474CC">
          <w:t>keypoints</w:t>
        </w:r>
        <w:proofErr w:type="spellEnd"/>
        <w:r w:rsidRPr="007474CC">
          <w:t xml:space="preserve"> are 2D or 3D locations of major body joints extracted from images or videos, providing a compact and interpretable representation of human pose in each frame. However, skeleton </w:t>
        </w:r>
        <w:proofErr w:type="spellStart"/>
        <w:r w:rsidRPr="007474CC">
          <w:t>keypoints</w:t>
        </w:r>
        <w:proofErr w:type="spellEnd"/>
        <w:r w:rsidRPr="007474CC">
          <w:t xml:space="preserve"> are inherently static descriptors and do not capture the local motion context surrounding each joint. Although tracking </w:t>
        </w:r>
        <w:proofErr w:type="spellStart"/>
        <w:r w:rsidRPr="007474CC">
          <w:t>keypoints</w:t>
        </w:r>
        <w:proofErr w:type="spellEnd"/>
        <w:r w:rsidRPr="007474CC">
          <w:t xml:space="preserve"> across frames yields displacement vectors, this point-based information omits important second-order motion characteristics—such as instantaneous accelerations, rotations, or subtle surface deformations—that are only evident in the surrounding optical flow field. As a result, skeleton-only representations encode joint positions and coarse movements but miss the richer local dynamics that are critical for early action understanding. For actions with similar gross body movements—such as distinguishing a handshake from a punch—</w:t>
        </w:r>
        <w:proofErr w:type="spellStart"/>
        <w:r w:rsidRPr="007474CC">
          <w:t>keypoint</w:t>
        </w:r>
        <w:proofErr w:type="spellEnd"/>
        <w:r w:rsidRPr="007474CC">
          <w:t xml:space="preserve">-only models are unlikely to make accurate predictions until most of the action sequence has unfolded. In contrast, </w:t>
        </w:r>
        <w:proofErr w:type="spellStart"/>
        <w:r w:rsidRPr="007474CC">
          <w:t>keypoint</w:t>
        </w:r>
        <w:proofErr w:type="spellEnd"/>
        <w:r w:rsidRPr="007474CC">
          <w:t>-anchored visual motion cues (e.g., wrist acceleration, torso rotation or deformation) may provide early discriminative signals that support faster and more reliable action prediction.</w:t>
        </w:r>
      </w:ins>
      <w:moveToRangeStart w:id="90" w:author="Christopher McCarthy" w:date="2025-12-12T11:00:00Z" w:name="move216429639"/>
      <w:moveTo w:id="91" w:author="Christopher McCarthy" w:date="2025-12-12T11:00:00Z" w16du:dateUtc="2025-12-12T00:00:00Z">
        <w:del w:id="92" w:author="Christopher McCarthy" w:date="2025-12-12T11:11:00Z" w16du:dateUtc="2025-12-12T00:11:00Z">
          <w:r w:rsidR="0045328E" w:rsidDel="007474CC">
            <w:delText xml:space="preserve">For actions with sim-ilar </w:delText>
          </w:r>
        </w:del>
        <w:del w:id="93" w:author="Christopher McCarthy" w:date="2025-12-12T11:00:00Z" w16du:dateUtc="2025-12-12T00:00:00Z">
          <w:r w:rsidR="0045328E" w:rsidDel="008B47AD">
            <w:delText>body motions</w:delText>
          </w:r>
        </w:del>
        <w:del w:id="94" w:author="Christopher McCarthy" w:date="2025-12-12T11:11:00Z" w16du:dateUtc="2025-12-12T00:11:00Z">
          <w:r w:rsidR="0045328E" w:rsidDel="007474CC">
            <w:delText xml:space="preserve">, </w:delText>
          </w:r>
        </w:del>
        <w:del w:id="95" w:author="Christopher McCarthy" w:date="2025-12-12T11:01:00Z" w16du:dateUtc="2025-12-12T00:01:00Z">
          <w:r w:rsidR="0045328E" w:rsidDel="005465F4">
            <w:delText>skeleton-only</w:delText>
          </w:r>
        </w:del>
        <w:del w:id="96" w:author="Christopher McCarthy" w:date="2025-12-12T11:11:00Z" w16du:dateUtc="2025-12-12T00:11:00Z">
          <w:r w:rsidR="0045328E" w:rsidDel="007474CC">
            <w:delText xml:space="preserve"> </w:delText>
          </w:r>
        </w:del>
        <w:del w:id="97" w:author="Christopher McCarthy" w:date="2025-12-12T11:02:00Z" w16du:dateUtc="2025-12-12T00:02:00Z">
          <w:r w:rsidR="0045328E" w:rsidDel="00B41F6C">
            <w:delText xml:space="preserve">learning </w:delText>
          </w:r>
        </w:del>
        <w:del w:id="98" w:author="Christopher McCarthy" w:date="2025-12-12T11:11:00Z" w16du:dateUtc="2025-12-12T00:11:00Z">
          <w:r w:rsidR="0045328E" w:rsidDel="007474CC">
            <w:delText xml:space="preserve">approaches </w:delText>
          </w:r>
        </w:del>
        <w:del w:id="99" w:author="Christopher McCarthy" w:date="2025-12-12T11:02:00Z" w16du:dateUtc="2025-12-12T00:02:00Z">
          <w:r w:rsidR="0045328E" w:rsidDel="00B41F6C">
            <w:delText>fail</w:delText>
          </w:r>
        </w:del>
        <w:del w:id="100" w:author="Christopher McCarthy" w:date="2025-12-12T11:11:00Z" w16du:dateUtc="2025-12-12T00:11:00Z">
          <w:r w:rsidR="0045328E" w:rsidDel="007474CC">
            <w:delText xml:space="preserve"> to capture contextual features that may differentiate the actions, such as actions like “put on backpack” and “put on jacket”.</w:delText>
          </w:r>
        </w:del>
      </w:moveTo>
    </w:p>
    <w:moveToRangeEnd w:id="90"/>
    <w:p w14:paraId="5EEA7860" w14:textId="00FD0BD4" w:rsidR="00497208" w:rsidDel="00E1408B" w:rsidRDefault="0045328E">
      <w:pPr>
        <w:pStyle w:val="BodyText"/>
        <w:spacing w:line="249" w:lineRule="auto"/>
        <w:ind w:right="257"/>
        <w:rPr>
          <w:del w:id="101" w:author="Christopher McCarthy" w:date="2025-12-12T10:51:00Z" w16du:dateUtc="2025-12-11T23:51:00Z"/>
        </w:rPr>
      </w:pPr>
      <w:ins w:id="102" w:author="Christopher McCarthy" w:date="2025-12-12T11:00:00Z" w16du:dateUtc="2025-12-12T00:00:00Z">
        <w:r>
          <w:t xml:space="preserve"> </w:t>
        </w:r>
      </w:ins>
      <w:ins w:id="103" w:author="Christopher McCarthy" w:date="2025-12-12T10:51:00Z">
        <w:r w:rsidR="00E1408B" w:rsidRPr="00E1408B">
          <w:t>.</w:t>
        </w:r>
      </w:ins>
      <w:del w:id="104" w:author="Christopher McCarthy" w:date="2025-12-12T10:51:00Z" w16du:dateUtc="2025-12-11T23:51:00Z">
        <w:r w:rsidR="007C7D88" w:rsidDel="00E1408B">
          <w:delText xml:space="preserve">Human skeleton keypoints are 2D or 3D locations of major human body joints extracted from images or videos. These skeleton keypoints provide meaningful and succinct informa-tion about human </w:delText>
        </w:r>
      </w:del>
      <w:del w:id="105" w:author="Christopher McCarthy" w:date="2025-12-12T10:41:00Z" w16du:dateUtc="2025-12-11T23:41:00Z">
        <w:r w:rsidR="007C7D88" w:rsidDel="004F419E">
          <w:delText>actions</w:delText>
        </w:r>
      </w:del>
      <w:del w:id="106" w:author="Christopher McCarthy" w:date="2025-12-12T10:51:00Z" w16du:dateUtc="2025-12-11T23:51:00Z">
        <w:r w:rsidR="007C7D88" w:rsidDel="00E1408B">
          <w:delText xml:space="preserve">. Skeleton keypoints contain </w:delText>
        </w:r>
        <w:r w:rsidR="007C7D88" w:rsidDel="00E1408B">
          <w:rPr>
            <w:i/>
          </w:rPr>
          <w:delText xml:space="preserve">only </w:delText>
        </w:r>
        <w:r w:rsidR="007C7D88" w:rsidDel="00E1408B">
          <w:delText xml:space="preserve">information about position and movement </w:delText>
        </w:r>
      </w:del>
      <w:del w:id="107" w:author="Christopher McCarthy" w:date="2025-12-12T10:41:00Z" w16du:dateUtc="2025-12-11T23:41:00Z">
        <w:r w:rsidR="007C7D88" w:rsidDel="004F419E">
          <w:delText>of humans</w:delText>
        </w:r>
      </w:del>
      <w:del w:id="108" w:author="Christopher McCarthy" w:date="2025-12-12T10:51:00Z" w16du:dateUtc="2025-12-11T23:51:00Z">
        <w:r w:rsidR="007C7D88" w:rsidDel="00E1408B">
          <w:delText>.</w:delText>
        </w:r>
      </w:del>
    </w:p>
    <w:p w14:paraId="5140410E" w14:textId="77777777" w:rsidR="00DA3B4A" w:rsidRDefault="007C7D88">
      <w:pPr>
        <w:pStyle w:val="BodyText"/>
        <w:spacing w:line="249" w:lineRule="auto"/>
        <w:ind w:right="257"/>
        <w:rPr>
          <w:ins w:id="109" w:author="Christopher McCarthy" w:date="2025-12-12T10:58:00Z" w16du:dateUtc="2025-12-11T23:58:00Z"/>
        </w:rPr>
      </w:pPr>
      <w:del w:id="110" w:author="Christopher McCarthy" w:date="2025-12-12T10:53:00Z" w16du:dateUtc="2025-12-11T23:53:00Z">
        <w:r w:rsidDel="00063921">
          <w:delText>While this allows action recognition algorithms to learn from data that is free from environmental noise, such as dynamic lighting conditions and background clutter, skeleton-only</w:delText>
        </w:r>
        <w:r w:rsidDel="00063921">
          <w:rPr>
            <w:spacing w:val="-2"/>
          </w:rPr>
          <w:delText xml:space="preserve"> </w:delText>
        </w:r>
        <w:r w:rsidDel="00063921">
          <w:delText>approaches</w:delText>
        </w:r>
        <w:r w:rsidDel="00063921">
          <w:rPr>
            <w:spacing w:val="-2"/>
          </w:rPr>
          <w:delText xml:space="preserve"> </w:delText>
        </w:r>
        <w:r w:rsidDel="00063921">
          <w:delText>fail</w:delText>
        </w:r>
        <w:r w:rsidDel="00063921">
          <w:rPr>
            <w:spacing w:val="-2"/>
          </w:rPr>
          <w:delText xml:space="preserve"> </w:delText>
        </w:r>
        <w:r w:rsidDel="00063921">
          <w:delText>to</w:delText>
        </w:r>
        <w:r w:rsidDel="00063921">
          <w:rPr>
            <w:spacing w:val="-2"/>
          </w:rPr>
          <w:delText xml:space="preserve"> </w:delText>
        </w:r>
        <w:r w:rsidDel="00063921">
          <w:delText>capture</w:delText>
        </w:r>
        <w:r w:rsidDel="00063921">
          <w:rPr>
            <w:spacing w:val="-2"/>
          </w:rPr>
          <w:delText xml:space="preserve"> </w:delText>
        </w:r>
        <w:r w:rsidDel="00063921">
          <w:delText>dynamic</w:delText>
        </w:r>
        <w:r w:rsidDel="00063921">
          <w:rPr>
            <w:spacing w:val="-2"/>
          </w:rPr>
          <w:delText xml:space="preserve"> </w:delText>
        </w:r>
        <w:r w:rsidDel="00063921">
          <w:delText>relationships</w:delText>
        </w:r>
        <w:r w:rsidDel="00063921">
          <w:rPr>
            <w:spacing w:val="-2"/>
          </w:rPr>
          <w:delText xml:space="preserve"> </w:delText>
        </w:r>
        <w:r w:rsidDel="00063921">
          <w:delText xml:space="preserve">between keypoints during action performance, and do not cope well with limb occlusion. </w:delText>
        </w:r>
      </w:del>
    </w:p>
    <w:p w14:paraId="5EEA7861" w14:textId="29D54198" w:rsidR="00497208" w:rsidRDefault="007C7D88">
      <w:pPr>
        <w:pStyle w:val="BodyText"/>
        <w:spacing w:line="249" w:lineRule="auto"/>
        <w:ind w:right="257"/>
      </w:pPr>
      <w:commentRangeStart w:id="111"/>
      <w:r>
        <w:t xml:space="preserve">Dedicated skeleton action recognition datasets often require human actions to be captured from multiple angles using multiple RGB-D sensors to produce reliable skeleton information </w:t>
      </w:r>
      <w:hyperlink w:anchor="_bookmark16" w:history="1">
        <w:r>
          <w:t>[16]</w:t>
        </w:r>
      </w:hyperlink>
      <w:r>
        <w:t xml:space="preserve"> </w:t>
      </w:r>
      <w:hyperlink w:anchor="_bookmark20" w:history="1">
        <w:r>
          <w:t>[8].</w:t>
        </w:r>
      </w:hyperlink>
      <w:commentRangeEnd w:id="111"/>
      <w:r w:rsidR="00BF6E72">
        <w:rPr>
          <w:rStyle w:val="CommentReference"/>
        </w:rPr>
        <w:commentReference w:id="111"/>
      </w:r>
      <w:r>
        <w:t xml:space="preserve"> </w:t>
      </w:r>
      <w:moveFromRangeStart w:id="112" w:author="Christopher McCarthy" w:date="2025-12-12T11:00:00Z" w:name="move216429639"/>
      <w:moveFrom w:id="113" w:author="Christopher McCarthy" w:date="2025-12-12T11:00:00Z" w16du:dateUtc="2025-12-12T00:00:00Z">
        <w:r w:rsidDel="0045328E">
          <w:t>For actions with sim-ilar body motions, skeleton-only learning approaches fail to capture contextual features that may differentiate the actions, such as actions like “put on backpack” and “put on jacket”.</w:t>
        </w:r>
      </w:moveFrom>
      <w:moveFromRangeEnd w:id="112"/>
    </w:p>
    <w:p w14:paraId="5EEA7862" w14:textId="77777777" w:rsidR="00497208" w:rsidRDefault="007C7D88">
      <w:pPr>
        <w:pStyle w:val="BodyText"/>
        <w:spacing w:line="249" w:lineRule="auto"/>
        <w:ind w:right="257"/>
      </w:pPr>
      <w:r>
        <w:t xml:space="preserve">There is a lack of research using human skeleton </w:t>
      </w:r>
      <w:proofErr w:type="spellStart"/>
      <w:r>
        <w:t>keypoints</w:t>
      </w:r>
      <w:proofErr w:type="spellEnd"/>
      <w:r>
        <w:t>, and skeleton based methods for the purpose of rapid, low latency action prediction [CITE].</w:t>
      </w:r>
    </w:p>
    <w:p w14:paraId="5EEA7863" w14:textId="77777777" w:rsidR="00497208" w:rsidRDefault="007C7D88">
      <w:pPr>
        <w:pStyle w:val="BodyText"/>
        <w:spacing w:line="249" w:lineRule="auto"/>
        <w:ind w:right="257"/>
      </w:pPr>
      <w:commentRangeStart w:id="114"/>
      <w:r>
        <w:t>RGB-only approaches to human action recognition must contend with large amounts of calculations needed to process video data. Complex environments, such as outdoor settings</w:t>
      </w:r>
      <w:r>
        <w:rPr>
          <w:spacing w:val="40"/>
        </w:rPr>
        <w:t xml:space="preserve"> </w:t>
      </w:r>
      <w:r>
        <w:t xml:space="preserve">or shifting camera perspectives, present challenges for RGB-only models in capturing robust human action features </w:t>
      </w:r>
      <w:hyperlink w:anchor="_bookmark22" w:history="1">
        <w:r>
          <w:t>[19].</w:t>
        </w:r>
      </w:hyperlink>
      <w:r>
        <w:t xml:space="preserve"> RGB-only models designed to perform human early action recognition suffer when distinguishing </w:t>
      </w:r>
      <w:r>
        <w:t>intra-class differences and inter-class similarities.</w:t>
      </w:r>
      <w:commentRangeEnd w:id="114"/>
      <w:r w:rsidR="003626D4">
        <w:rPr>
          <w:rStyle w:val="CommentReference"/>
        </w:rPr>
        <w:commentReference w:id="114"/>
      </w:r>
    </w:p>
    <w:p w14:paraId="5EEA7864" w14:textId="77777777" w:rsidR="00497208" w:rsidRDefault="007C7D88">
      <w:pPr>
        <w:pStyle w:val="BodyText"/>
        <w:spacing w:line="249" w:lineRule="auto"/>
        <w:ind w:right="257"/>
      </w:pPr>
      <w:commentRangeStart w:id="115"/>
      <w:r>
        <w:t>To address these challenges</w:t>
      </w:r>
      <w:commentRangeEnd w:id="115"/>
      <w:r w:rsidR="00965439">
        <w:rPr>
          <w:rStyle w:val="CommentReference"/>
        </w:rPr>
        <w:commentReference w:id="115"/>
      </w:r>
      <w:r>
        <w:t xml:space="preserve">, we propose a method of embedding </w:t>
      </w:r>
      <w:proofErr w:type="spellStart"/>
      <w:r>
        <w:t>localised</w:t>
      </w:r>
      <w:proofErr w:type="spellEnd"/>
      <w:r>
        <w:t xml:space="preserve"> </w:t>
      </w:r>
      <w:proofErr w:type="spellStart"/>
      <w:r>
        <w:t>spatio</w:t>
      </w:r>
      <w:proofErr w:type="spellEnd"/>
      <w:r>
        <w:t xml:space="preserve">-temporal features extracted from </w:t>
      </w:r>
      <w:proofErr w:type="spellStart"/>
      <w:r>
        <w:t>keypoint</w:t>
      </w:r>
      <w:proofErr w:type="spellEnd"/>
      <w:r>
        <w:t>-anchored windows of optical flow in existing skeleton-based action recognition models. Our Pose-guided Optical Flow Feature extraction method (</w:t>
      </w:r>
      <w:proofErr w:type="spellStart"/>
      <w:r>
        <w:t>PoseOFF</w:t>
      </w:r>
      <w:proofErr w:type="spellEnd"/>
      <w:r>
        <w:t>) involves the</w:t>
      </w:r>
      <w:r>
        <w:rPr>
          <w:spacing w:val="-1"/>
        </w:rPr>
        <w:t xml:space="preserve"> </w:t>
      </w:r>
      <w:r>
        <w:t>strategic</w:t>
      </w:r>
      <w:r>
        <w:rPr>
          <w:spacing w:val="-1"/>
        </w:rPr>
        <w:t xml:space="preserve"> </w:t>
      </w:r>
      <w:r>
        <w:t>sampling</w:t>
      </w:r>
      <w:r>
        <w:rPr>
          <w:spacing w:val="-1"/>
        </w:rPr>
        <w:t xml:space="preserve"> </w:t>
      </w:r>
      <w:r>
        <w:t>of</w:t>
      </w:r>
      <w:r>
        <w:rPr>
          <w:spacing w:val="-1"/>
        </w:rPr>
        <w:t xml:space="preserve"> </w:t>
      </w:r>
      <w:r>
        <w:t>windows</w:t>
      </w:r>
      <w:r>
        <w:rPr>
          <w:spacing w:val="-1"/>
        </w:rPr>
        <w:t xml:space="preserve"> </w:t>
      </w:r>
      <w:r>
        <w:t>of</w:t>
      </w:r>
      <w:r>
        <w:rPr>
          <w:spacing w:val="-1"/>
        </w:rPr>
        <w:t xml:space="preserve"> </w:t>
      </w:r>
      <w:r>
        <w:t>optical</w:t>
      </w:r>
      <w:r>
        <w:rPr>
          <w:spacing w:val="-1"/>
        </w:rPr>
        <w:t xml:space="preserve"> </w:t>
      </w:r>
      <w:r>
        <w:t>flow</w:t>
      </w:r>
      <w:r>
        <w:rPr>
          <w:spacing w:val="-1"/>
        </w:rPr>
        <w:t xml:space="preserve"> </w:t>
      </w:r>
      <w:r>
        <w:t xml:space="preserve">surrounding human skeleton </w:t>
      </w:r>
      <w:proofErr w:type="spellStart"/>
      <w:r>
        <w:t>keypoints</w:t>
      </w:r>
      <w:proofErr w:type="spellEnd"/>
      <w:r>
        <w:t xml:space="preserve">. Optical flow can provide more nuanced information than the simple displacement vectors of skeleton </w:t>
      </w:r>
      <w:proofErr w:type="spellStart"/>
      <w:r>
        <w:t>keypoints</w:t>
      </w:r>
      <w:proofErr w:type="spellEnd"/>
      <w:r>
        <w:t>. A simple embedding layer integrated in three state-of-the-a</w:t>
      </w:r>
      <w:r>
        <w:t>rt skeleton-based action recognition algo-</w:t>
      </w:r>
      <w:proofErr w:type="spellStart"/>
      <w:r>
        <w:t>rithms</w:t>
      </w:r>
      <w:proofErr w:type="spellEnd"/>
      <w:r>
        <w:t xml:space="preserve"> shows an improvement in classification accuracy and action prediction.</w:t>
      </w:r>
    </w:p>
    <w:p w14:paraId="5EEA7865" w14:textId="77777777" w:rsidR="00497208" w:rsidRDefault="007C7D88">
      <w:pPr>
        <w:pStyle w:val="BodyText"/>
        <w:spacing w:line="229" w:lineRule="exact"/>
        <w:ind w:left="398" w:firstLine="0"/>
      </w:pPr>
      <w:r>
        <w:t>The</w:t>
      </w:r>
      <w:r>
        <w:rPr>
          <w:spacing w:val="13"/>
        </w:rPr>
        <w:t xml:space="preserve"> </w:t>
      </w:r>
      <w:r>
        <w:t>main</w:t>
      </w:r>
      <w:r>
        <w:rPr>
          <w:spacing w:val="14"/>
        </w:rPr>
        <w:t xml:space="preserve"> </w:t>
      </w:r>
      <w:r>
        <w:t>contributions</w:t>
      </w:r>
      <w:r>
        <w:rPr>
          <w:spacing w:val="13"/>
        </w:rPr>
        <w:t xml:space="preserve"> </w:t>
      </w:r>
      <w:r>
        <w:t>of</w:t>
      </w:r>
      <w:r>
        <w:rPr>
          <w:spacing w:val="14"/>
        </w:rPr>
        <w:t xml:space="preserve"> </w:t>
      </w:r>
      <w:r>
        <w:t>this</w:t>
      </w:r>
      <w:r>
        <w:rPr>
          <w:spacing w:val="14"/>
        </w:rPr>
        <w:t xml:space="preserve"> </w:t>
      </w:r>
      <w:r>
        <w:t>work</w:t>
      </w:r>
      <w:r>
        <w:rPr>
          <w:spacing w:val="13"/>
        </w:rPr>
        <w:t xml:space="preserve"> </w:t>
      </w:r>
      <w:r>
        <w:rPr>
          <w:spacing w:val="-4"/>
        </w:rPr>
        <w:t>are:</w:t>
      </w:r>
    </w:p>
    <w:p w14:paraId="5EEA7866" w14:textId="77777777" w:rsidR="00497208" w:rsidRDefault="00497208">
      <w:pPr>
        <w:pStyle w:val="BodyText"/>
        <w:spacing w:line="229" w:lineRule="exact"/>
        <w:sectPr w:rsidR="00497208">
          <w:type w:val="continuous"/>
          <w:pgSz w:w="12240" w:h="15840"/>
          <w:pgMar w:top="900" w:right="720" w:bottom="280" w:left="720" w:header="720" w:footer="720" w:gutter="0"/>
          <w:cols w:num="2" w:space="720" w:equalWidth="0">
            <w:col w:w="5281" w:space="40"/>
            <w:col w:w="5479"/>
          </w:cols>
        </w:sectPr>
      </w:pPr>
    </w:p>
    <w:p w14:paraId="5EEA7867" w14:textId="77777777" w:rsidR="00497208" w:rsidRDefault="007C7D88">
      <w:pPr>
        <w:ind w:left="773"/>
        <w:rPr>
          <w:sz w:val="20"/>
        </w:rPr>
      </w:pPr>
      <w:r>
        <w:rPr>
          <w:noProof/>
          <w:sz w:val="20"/>
        </w:rPr>
        <w:lastRenderedPageBreak/>
        <w:drawing>
          <wp:inline distT="0" distB="0" distL="0" distR="0" wp14:anchorId="5EEA7A66" wp14:editId="5EEA7A67">
            <wp:extent cx="5852950" cy="247478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 cstate="print"/>
                    <a:stretch>
                      <a:fillRect/>
                    </a:stretch>
                  </pic:blipFill>
                  <pic:spPr>
                    <a:xfrm>
                      <a:off x="0" y="0"/>
                      <a:ext cx="5852950" cy="2474785"/>
                    </a:xfrm>
                    <a:prstGeom prst="rect">
                      <a:avLst/>
                    </a:prstGeom>
                  </pic:spPr>
                </pic:pic>
              </a:graphicData>
            </a:graphic>
          </wp:inline>
        </w:drawing>
      </w:r>
    </w:p>
    <w:p w14:paraId="5EEA7868" w14:textId="77777777" w:rsidR="00497208" w:rsidRDefault="00497208">
      <w:pPr>
        <w:pStyle w:val="BodyText"/>
        <w:spacing w:before="45"/>
        <w:ind w:left="0" w:firstLine="0"/>
        <w:jc w:val="left"/>
        <w:rPr>
          <w:sz w:val="16"/>
        </w:rPr>
      </w:pPr>
    </w:p>
    <w:p w14:paraId="5EEA7869" w14:textId="77777777" w:rsidR="00497208" w:rsidRDefault="007C7D88">
      <w:pPr>
        <w:spacing w:line="232" w:lineRule="auto"/>
        <w:ind w:left="259" w:right="257"/>
        <w:jc w:val="both"/>
        <w:rPr>
          <w:sz w:val="16"/>
        </w:rPr>
      </w:pPr>
      <w:r>
        <w:rPr>
          <w:sz w:val="16"/>
        </w:rPr>
        <w:t>Fig. 1.</w:t>
      </w:r>
      <w:r>
        <w:rPr>
          <w:spacing w:val="40"/>
          <w:sz w:val="16"/>
        </w:rPr>
        <w:t xml:space="preserve"> </w:t>
      </w:r>
      <w:bookmarkStart w:id="116" w:name="_bookmark0"/>
      <w:bookmarkEnd w:id="116"/>
      <w:r>
        <w:rPr>
          <w:sz w:val="16"/>
        </w:rPr>
        <w:t xml:space="preserve">Extraction method for sampling windows of optical flow surrounding human pose </w:t>
      </w:r>
      <w:proofErr w:type="spellStart"/>
      <w:r>
        <w:rPr>
          <w:sz w:val="16"/>
        </w:rPr>
        <w:t>keypoints</w:t>
      </w:r>
      <w:proofErr w:type="spellEnd"/>
      <w:r>
        <w:rPr>
          <w:sz w:val="16"/>
        </w:rPr>
        <w:t xml:space="preserve">. From the RGB videos, both human skeleton </w:t>
      </w:r>
      <w:proofErr w:type="spellStart"/>
      <w:r>
        <w:rPr>
          <w:sz w:val="16"/>
        </w:rPr>
        <w:t>keypoints</w:t>
      </w:r>
      <w:proofErr w:type="spellEnd"/>
      <w:r>
        <w:rPr>
          <w:spacing w:val="40"/>
          <w:sz w:val="16"/>
        </w:rPr>
        <w:t xml:space="preserve"> </w:t>
      </w:r>
      <w:r>
        <w:rPr>
          <w:sz w:val="16"/>
        </w:rPr>
        <w:t xml:space="preserve">(pose) and optical flow are extracted. Windows of optical flow vectors are sampled surrounding each human pose </w:t>
      </w:r>
      <w:proofErr w:type="spellStart"/>
      <w:r>
        <w:rPr>
          <w:sz w:val="16"/>
        </w:rPr>
        <w:t>keypoint</w:t>
      </w:r>
      <w:proofErr w:type="spellEnd"/>
      <w:r>
        <w:rPr>
          <w:sz w:val="16"/>
        </w:rPr>
        <w:t xml:space="preserve"> to generate Pose-guided Optical</w:t>
      </w:r>
      <w:r>
        <w:rPr>
          <w:spacing w:val="40"/>
          <w:sz w:val="16"/>
        </w:rPr>
        <w:t xml:space="preserve"> </w:t>
      </w:r>
      <w:r>
        <w:rPr>
          <w:sz w:val="16"/>
        </w:rPr>
        <w:t xml:space="preserve">Flow </w:t>
      </w:r>
      <w:proofErr w:type="spellStart"/>
      <w:r>
        <w:rPr>
          <w:sz w:val="16"/>
        </w:rPr>
        <w:t>Feautres</w:t>
      </w:r>
      <w:proofErr w:type="spellEnd"/>
      <w:r>
        <w:rPr>
          <w:sz w:val="16"/>
        </w:rPr>
        <w:t xml:space="preserve"> (</w:t>
      </w:r>
      <w:proofErr w:type="spellStart"/>
      <w:r>
        <w:rPr>
          <w:sz w:val="16"/>
        </w:rPr>
        <w:t>PoseOFF</w:t>
      </w:r>
      <w:proofErr w:type="spellEnd"/>
      <w:r>
        <w:rPr>
          <w:sz w:val="16"/>
        </w:rPr>
        <w:t xml:space="preserve">). This </w:t>
      </w:r>
      <w:proofErr w:type="spellStart"/>
      <w:r>
        <w:rPr>
          <w:sz w:val="16"/>
        </w:rPr>
        <w:t>PoseOFF</w:t>
      </w:r>
      <w:proofErr w:type="spellEnd"/>
      <w:r>
        <w:rPr>
          <w:sz w:val="16"/>
        </w:rPr>
        <w:t xml:space="preserve"> data includes both joint coordinates in (</w:t>
      </w:r>
      <w:proofErr w:type="spellStart"/>
      <w:proofErr w:type="gramStart"/>
      <w:r>
        <w:rPr>
          <w:sz w:val="16"/>
        </w:rPr>
        <w:t>x,y</w:t>
      </w:r>
      <w:proofErr w:type="gramEnd"/>
      <w:r>
        <w:rPr>
          <w:sz w:val="16"/>
        </w:rPr>
        <w:t>,z</w:t>
      </w:r>
      <w:proofErr w:type="spellEnd"/>
      <w:r>
        <w:rPr>
          <w:sz w:val="16"/>
        </w:rPr>
        <w:t>) space, as well as 25 (</w:t>
      </w:r>
      <w:proofErr w:type="spellStart"/>
      <w:proofErr w:type="gramStart"/>
      <w:r>
        <w:rPr>
          <w:sz w:val="16"/>
        </w:rPr>
        <w:t>u,v</w:t>
      </w:r>
      <w:proofErr w:type="spellEnd"/>
      <w:proofErr w:type="gramEnd"/>
      <w:r>
        <w:rPr>
          <w:sz w:val="16"/>
        </w:rPr>
        <w:t>) vectors representing the window of optical</w:t>
      </w:r>
      <w:r>
        <w:rPr>
          <w:spacing w:val="40"/>
          <w:sz w:val="16"/>
        </w:rPr>
        <w:t xml:space="preserve"> </w:t>
      </w:r>
      <w:r>
        <w:rPr>
          <w:sz w:val="16"/>
        </w:rPr>
        <w:t xml:space="preserve">flow sampled surrounding each pose </w:t>
      </w:r>
      <w:proofErr w:type="spellStart"/>
      <w:r>
        <w:rPr>
          <w:sz w:val="16"/>
        </w:rPr>
        <w:t>keypoint</w:t>
      </w:r>
      <w:proofErr w:type="spellEnd"/>
      <w:r>
        <w:rPr>
          <w:sz w:val="16"/>
        </w:rPr>
        <w:t>.</w:t>
      </w:r>
    </w:p>
    <w:p w14:paraId="5EEA786A" w14:textId="77777777" w:rsidR="00497208" w:rsidRDefault="00497208">
      <w:pPr>
        <w:pStyle w:val="BodyText"/>
        <w:spacing w:before="99"/>
        <w:ind w:left="0" w:firstLine="0"/>
        <w:jc w:val="left"/>
      </w:pPr>
    </w:p>
    <w:p w14:paraId="5EEA786B" w14:textId="77777777" w:rsidR="00497208" w:rsidRDefault="00497208">
      <w:pPr>
        <w:pStyle w:val="BodyText"/>
        <w:jc w:val="left"/>
        <w:sectPr w:rsidR="00497208">
          <w:pgSz w:w="12240" w:h="15840"/>
          <w:pgMar w:top="1020" w:right="720" w:bottom="280" w:left="720" w:header="720" w:footer="720" w:gutter="0"/>
          <w:cols w:space="720"/>
        </w:sectPr>
      </w:pPr>
    </w:p>
    <w:p w14:paraId="5EEA786C" w14:textId="1005B789" w:rsidR="00497208" w:rsidRDefault="007C7D88">
      <w:pPr>
        <w:pStyle w:val="ListParagraph"/>
        <w:numPr>
          <w:ilvl w:val="0"/>
          <w:numId w:val="4"/>
        </w:numPr>
        <w:tabs>
          <w:tab w:val="left" w:pos="657"/>
          <w:tab w:val="left" w:pos="659"/>
        </w:tabs>
        <w:spacing w:before="98" w:line="249" w:lineRule="auto"/>
        <w:rPr>
          <w:sz w:val="20"/>
        </w:rPr>
      </w:pPr>
      <w:proofErr w:type="spellStart"/>
      <w:r>
        <w:rPr>
          <w:sz w:val="20"/>
        </w:rPr>
        <w:t>PoseOFF</w:t>
      </w:r>
      <w:proofErr w:type="spellEnd"/>
      <w:r>
        <w:rPr>
          <w:sz w:val="20"/>
        </w:rPr>
        <w:t>,</w:t>
      </w:r>
      <w:r>
        <w:rPr>
          <w:spacing w:val="-11"/>
          <w:sz w:val="20"/>
        </w:rPr>
        <w:t xml:space="preserve"> </w:t>
      </w:r>
      <w:r>
        <w:rPr>
          <w:sz w:val="20"/>
        </w:rPr>
        <w:t>a</w:t>
      </w:r>
      <w:r>
        <w:rPr>
          <w:spacing w:val="-11"/>
          <w:sz w:val="20"/>
        </w:rPr>
        <w:t xml:space="preserve"> </w:t>
      </w:r>
      <w:r>
        <w:rPr>
          <w:sz w:val="20"/>
        </w:rPr>
        <w:t>novel</w:t>
      </w:r>
      <w:r>
        <w:rPr>
          <w:spacing w:val="-11"/>
          <w:sz w:val="20"/>
        </w:rPr>
        <w:t xml:space="preserve"> </w:t>
      </w:r>
      <w:r>
        <w:rPr>
          <w:sz w:val="20"/>
        </w:rPr>
        <w:t>feature</w:t>
      </w:r>
      <w:r>
        <w:rPr>
          <w:spacing w:val="-11"/>
          <w:sz w:val="20"/>
        </w:rPr>
        <w:t xml:space="preserve"> </w:t>
      </w:r>
      <w:r>
        <w:rPr>
          <w:sz w:val="20"/>
        </w:rPr>
        <w:t>embedding</w:t>
      </w:r>
      <w:r>
        <w:rPr>
          <w:spacing w:val="-11"/>
          <w:sz w:val="20"/>
        </w:rPr>
        <w:t xml:space="preserve"> </w:t>
      </w:r>
      <w:r>
        <w:rPr>
          <w:sz w:val="20"/>
        </w:rPr>
        <w:t>derived</w:t>
      </w:r>
      <w:r>
        <w:rPr>
          <w:spacing w:val="-11"/>
          <w:sz w:val="20"/>
        </w:rPr>
        <w:t xml:space="preserve"> </w:t>
      </w:r>
      <w:r>
        <w:rPr>
          <w:sz w:val="20"/>
        </w:rPr>
        <w:t>from</w:t>
      </w:r>
      <w:r>
        <w:rPr>
          <w:spacing w:val="-11"/>
          <w:sz w:val="20"/>
        </w:rPr>
        <w:t xml:space="preserve"> </w:t>
      </w:r>
      <w:r>
        <w:rPr>
          <w:sz w:val="20"/>
        </w:rPr>
        <w:t>optical flow</w:t>
      </w:r>
      <w:r>
        <w:rPr>
          <w:spacing w:val="-5"/>
          <w:sz w:val="20"/>
        </w:rPr>
        <w:t xml:space="preserve"> </w:t>
      </w:r>
      <w:del w:id="117" w:author="Christopher McCarthy" w:date="2025-12-12T11:29:00Z" w16du:dateUtc="2025-12-12T00:29:00Z">
        <w:r w:rsidDel="00965439">
          <w:rPr>
            <w:sz w:val="20"/>
          </w:rPr>
          <w:delText>in</w:delText>
        </w:r>
        <w:r w:rsidDel="00965439">
          <w:rPr>
            <w:spacing w:val="-5"/>
            <w:sz w:val="20"/>
          </w:rPr>
          <w:delText xml:space="preserve"> </w:delText>
        </w:r>
        <w:r w:rsidDel="00965439">
          <w:rPr>
            <w:sz w:val="20"/>
          </w:rPr>
          <w:delText>order</w:delText>
        </w:r>
        <w:r w:rsidDel="00965439">
          <w:rPr>
            <w:spacing w:val="-5"/>
            <w:sz w:val="20"/>
          </w:rPr>
          <w:delText xml:space="preserve"> </w:delText>
        </w:r>
        <w:r w:rsidDel="00965439">
          <w:rPr>
            <w:sz w:val="20"/>
          </w:rPr>
          <w:delText>to</w:delText>
        </w:r>
      </w:del>
      <w:ins w:id="118" w:author="Christopher McCarthy" w:date="2025-12-12T11:29:00Z" w16du:dateUtc="2025-12-12T00:29:00Z">
        <w:r w:rsidR="00965439">
          <w:rPr>
            <w:sz w:val="20"/>
          </w:rPr>
          <w:t xml:space="preserve">to encode local </w:t>
        </w:r>
        <w:r w:rsidR="00F84090">
          <w:rPr>
            <w:sz w:val="20"/>
          </w:rPr>
          <w:t xml:space="preserve">spatial visual motion cues </w:t>
        </w:r>
        <w:proofErr w:type="spellStart"/>
        <w:r w:rsidR="00F84090">
          <w:rPr>
            <w:sz w:val="20"/>
          </w:rPr>
          <w:t>for</w:t>
        </w:r>
      </w:ins>
      <w:del w:id="119" w:author="Christopher McCarthy" w:date="2025-12-12T11:29:00Z" w16du:dateUtc="2025-12-12T00:29:00Z">
        <w:r w:rsidDel="00F84090">
          <w:rPr>
            <w:spacing w:val="-5"/>
            <w:sz w:val="20"/>
          </w:rPr>
          <w:delText xml:space="preserve"> </w:delText>
        </w:r>
        <w:r w:rsidDel="00F84090">
          <w:rPr>
            <w:sz w:val="20"/>
          </w:rPr>
          <w:delText>anticipate</w:delText>
        </w:r>
        <w:r w:rsidDel="00F84090">
          <w:rPr>
            <w:spacing w:val="-5"/>
            <w:sz w:val="20"/>
          </w:rPr>
          <w:delText xml:space="preserve"> </w:delText>
        </w:r>
      </w:del>
      <w:ins w:id="120" w:author="Christopher McCarthy" w:date="2025-12-12T11:29:00Z" w16du:dateUtc="2025-12-12T00:29:00Z">
        <w:r w:rsidR="00F84090">
          <w:rPr>
            <w:spacing w:val="-5"/>
            <w:sz w:val="20"/>
          </w:rPr>
          <w:t>early</w:t>
        </w:r>
        <w:proofErr w:type="spellEnd"/>
        <w:r w:rsidR="00F84090">
          <w:rPr>
            <w:spacing w:val="-5"/>
            <w:sz w:val="20"/>
          </w:rPr>
          <w:t xml:space="preserve"> </w:t>
        </w:r>
      </w:ins>
      <w:r>
        <w:rPr>
          <w:sz w:val="20"/>
        </w:rPr>
        <w:t>human</w:t>
      </w:r>
      <w:r>
        <w:rPr>
          <w:spacing w:val="-5"/>
          <w:sz w:val="20"/>
        </w:rPr>
        <w:t xml:space="preserve"> </w:t>
      </w:r>
      <w:r>
        <w:rPr>
          <w:sz w:val="20"/>
        </w:rPr>
        <w:t>action</w:t>
      </w:r>
      <w:ins w:id="121" w:author="Christopher McCarthy" w:date="2025-12-12T11:29:00Z" w16du:dateUtc="2025-12-12T00:29:00Z">
        <w:r w:rsidR="00F84090">
          <w:rPr>
            <w:sz w:val="20"/>
          </w:rPr>
          <w:t xml:space="preserve"> prediction</w:t>
        </w:r>
      </w:ins>
      <w:r>
        <w:rPr>
          <w:spacing w:val="-5"/>
          <w:sz w:val="20"/>
        </w:rPr>
        <w:t xml:space="preserve"> </w:t>
      </w:r>
      <w:r>
        <w:rPr>
          <w:sz w:val="20"/>
        </w:rPr>
        <w:t>from</w:t>
      </w:r>
      <w:r>
        <w:rPr>
          <w:spacing w:val="-5"/>
          <w:sz w:val="20"/>
        </w:rPr>
        <w:t xml:space="preserve"> </w:t>
      </w:r>
      <w:r>
        <w:rPr>
          <w:sz w:val="20"/>
        </w:rPr>
        <w:t>early</w:t>
      </w:r>
      <w:r>
        <w:rPr>
          <w:spacing w:val="-5"/>
          <w:sz w:val="20"/>
        </w:rPr>
        <w:t xml:space="preserve"> </w:t>
      </w:r>
      <w:r>
        <w:rPr>
          <w:sz w:val="20"/>
        </w:rPr>
        <w:t>visual motion cues.</w:t>
      </w:r>
    </w:p>
    <w:p w14:paraId="5EEA786D" w14:textId="35893519" w:rsidR="00497208" w:rsidRDefault="007C7D88">
      <w:pPr>
        <w:pStyle w:val="ListParagraph"/>
        <w:numPr>
          <w:ilvl w:val="0"/>
          <w:numId w:val="4"/>
        </w:numPr>
        <w:tabs>
          <w:tab w:val="left" w:pos="657"/>
          <w:tab w:val="left" w:pos="659"/>
        </w:tabs>
        <w:spacing w:line="249" w:lineRule="auto"/>
        <w:rPr>
          <w:sz w:val="20"/>
        </w:rPr>
      </w:pPr>
      <w:r>
        <w:rPr>
          <w:sz w:val="20"/>
        </w:rPr>
        <w:t>A</w:t>
      </w:r>
      <w:r>
        <w:rPr>
          <w:spacing w:val="-8"/>
          <w:sz w:val="20"/>
        </w:rPr>
        <w:t xml:space="preserve"> </w:t>
      </w:r>
      <w:del w:id="122" w:author="Christopher McCarthy" w:date="2025-12-12T11:30:00Z" w16du:dateUtc="2025-12-12T00:30:00Z">
        <w:r w:rsidDel="008D73B1">
          <w:rPr>
            <w:sz w:val="20"/>
          </w:rPr>
          <w:delText>simple</w:delText>
        </w:r>
        <w:r w:rsidDel="008D73B1">
          <w:rPr>
            <w:spacing w:val="-8"/>
            <w:sz w:val="20"/>
          </w:rPr>
          <w:delText xml:space="preserve"> </w:delText>
        </w:r>
      </w:del>
      <w:ins w:id="123" w:author="Christopher McCarthy" w:date="2025-12-12T11:30:00Z" w16du:dateUtc="2025-12-12T00:30:00Z">
        <w:r w:rsidR="008D73B1">
          <w:rPr>
            <w:sz w:val="20"/>
          </w:rPr>
          <w:t>novel</w:t>
        </w:r>
        <w:r w:rsidR="008D73B1">
          <w:rPr>
            <w:spacing w:val="-8"/>
            <w:sz w:val="20"/>
          </w:rPr>
          <w:t xml:space="preserve"> </w:t>
        </w:r>
      </w:ins>
      <w:r>
        <w:rPr>
          <w:sz w:val="20"/>
        </w:rPr>
        <w:t>embedding</w:t>
      </w:r>
      <w:r>
        <w:rPr>
          <w:spacing w:val="-8"/>
          <w:sz w:val="20"/>
        </w:rPr>
        <w:t xml:space="preserve"> </w:t>
      </w:r>
      <w:r>
        <w:rPr>
          <w:sz w:val="20"/>
        </w:rPr>
        <w:t>layer</w:t>
      </w:r>
      <w:r>
        <w:rPr>
          <w:spacing w:val="-8"/>
          <w:sz w:val="20"/>
        </w:rPr>
        <w:t xml:space="preserve"> </w:t>
      </w:r>
      <w:r>
        <w:rPr>
          <w:sz w:val="20"/>
        </w:rPr>
        <w:t>that</w:t>
      </w:r>
      <w:r>
        <w:rPr>
          <w:spacing w:val="-8"/>
          <w:sz w:val="20"/>
        </w:rPr>
        <w:t xml:space="preserve"> </w:t>
      </w:r>
      <w:r>
        <w:rPr>
          <w:sz w:val="20"/>
        </w:rPr>
        <w:t>can</w:t>
      </w:r>
      <w:r>
        <w:rPr>
          <w:spacing w:val="-8"/>
          <w:sz w:val="20"/>
        </w:rPr>
        <w:t xml:space="preserve"> </w:t>
      </w:r>
      <w:r>
        <w:rPr>
          <w:sz w:val="20"/>
        </w:rPr>
        <w:t>be</w:t>
      </w:r>
      <w:r>
        <w:rPr>
          <w:spacing w:val="-8"/>
          <w:sz w:val="20"/>
        </w:rPr>
        <w:t xml:space="preserve"> </w:t>
      </w:r>
      <w:r>
        <w:rPr>
          <w:sz w:val="20"/>
        </w:rPr>
        <w:t>easily</w:t>
      </w:r>
      <w:r>
        <w:rPr>
          <w:spacing w:val="-8"/>
          <w:sz w:val="20"/>
        </w:rPr>
        <w:t xml:space="preserve"> </w:t>
      </w:r>
      <w:r>
        <w:rPr>
          <w:sz w:val="20"/>
        </w:rPr>
        <w:t>implemented in existing skeleton-based action recognition models to learn windows of optical flow.</w:t>
      </w:r>
    </w:p>
    <w:p w14:paraId="5EEA786E" w14:textId="125B8722" w:rsidR="00497208" w:rsidRDefault="00546880">
      <w:pPr>
        <w:pStyle w:val="ListParagraph"/>
        <w:numPr>
          <w:ilvl w:val="0"/>
          <w:numId w:val="4"/>
        </w:numPr>
        <w:tabs>
          <w:tab w:val="left" w:pos="657"/>
          <w:tab w:val="left" w:pos="659"/>
        </w:tabs>
        <w:spacing w:line="249" w:lineRule="auto"/>
        <w:rPr>
          <w:sz w:val="20"/>
        </w:rPr>
      </w:pPr>
      <w:ins w:id="124" w:author="Christopher McCarthy" w:date="2025-12-12T11:31:00Z" w16du:dateUtc="2025-12-12T00:31:00Z">
        <w:r>
          <w:rPr>
            <w:sz w:val="20"/>
          </w:rPr>
          <w:t xml:space="preserve">The first demonstration that embedding early visual motion cues </w:t>
        </w:r>
        <w:r w:rsidR="00D94874">
          <w:rPr>
            <w:sz w:val="20"/>
          </w:rPr>
          <w:t>at pose-</w:t>
        </w:r>
      </w:ins>
      <w:ins w:id="125" w:author="Christopher McCarthy" w:date="2025-12-12T11:32:00Z" w16du:dateUtc="2025-12-12T00:32:00Z">
        <w:r w:rsidR="00A64337">
          <w:rPr>
            <w:sz w:val="20"/>
          </w:rPr>
          <w:t>anchored</w:t>
        </w:r>
      </w:ins>
      <w:ins w:id="126" w:author="Christopher McCarthy" w:date="2025-12-12T11:31:00Z" w16du:dateUtc="2025-12-12T00:31:00Z">
        <w:r w:rsidR="00D94874">
          <w:rPr>
            <w:sz w:val="20"/>
          </w:rPr>
          <w:t xml:space="preserve"> locations can </w:t>
        </w:r>
      </w:ins>
      <w:ins w:id="127" w:author="Christopher McCarthy" w:date="2025-12-12T11:32:00Z" w16du:dateUtc="2025-12-12T00:32:00Z">
        <w:r w:rsidR="00A64337">
          <w:rPr>
            <w:sz w:val="20"/>
          </w:rPr>
          <w:t>support reduced latency action predictions at comparable accuracy</w:t>
        </w:r>
      </w:ins>
      <w:ins w:id="128" w:author="Christopher McCarthy" w:date="2025-12-12T11:34:00Z" w16du:dateUtc="2025-12-12T00:34:00Z">
        <w:r w:rsidR="002440AF">
          <w:rPr>
            <w:sz w:val="20"/>
          </w:rPr>
          <w:t>. We show this</w:t>
        </w:r>
      </w:ins>
      <w:ins w:id="129" w:author="Christopher McCarthy" w:date="2025-12-12T11:32:00Z" w16du:dateUtc="2025-12-12T00:32:00Z">
        <w:r w:rsidR="00A64337">
          <w:rPr>
            <w:sz w:val="20"/>
          </w:rPr>
          <w:t xml:space="preserve"> </w:t>
        </w:r>
      </w:ins>
      <w:del w:id="130" w:author="Christopher McCarthy" w:date="2025-12-12T11:32:00Z" w16du:dateUtc="2025-12-12T00:32:00Z">
        <w:r w:rsidR="007C7D88" w:rsidDel="00A64337">
          <w:rPr>
            <w:sz w:val="20"/>
          </w:rPr>
          <w:delText>An</w:delText>
        </w:r>
        <w:r w:rsidR="007C7D88" w:rsidDel="00A64337">
          <w:rPr>
            <w:spacing w:val="27"/>
            <w:sz w:val="20"/>
          </w:rPr>
          <w:delText xml:space="preserve"> </w:delText>
        </w:r>
        <w:r w:rsidR="007C7D88" w:rsidDel="00A64337">
          <w:rPr>
            <w:sz w:val="20"/>
          </w:rPr>
          <w:delText>evaluation</w:delText>
        </w:r>
        <w:r w:rsidR="007C7D88" w:rsidDel="00A64337">
          <w:rPr>
            <w:spacing w:val="27"/>
            <w:sz w:val="20"/>
          </w:rPr>
          <w:delText xml:space="preserve"> </w:delText>
        </w:r>
        <w:r w:rsidR="007C7D88" w:rsidDel="00A64337">
          <w:rPr>
            <w:sz w:val="20"/>
          </w:rPr>
          <w:delText>of</w:delText>
        </w:r>
        <w:r w:rsidR="007C7D88" w:rsidDel="00A64337">
          <w:rPr>
            <w:spacing w:val="27"/>
            <w:sz w:val="20"/>
          </w:rPr>
          <w:delText xml:space="preserve"> </w:delText>
        </w:r>
        <w:r w:rsidR="007C7D88" w:rsidDel="00A64337">
          <w:rPr>
            <w:sz w:val="20"/>
          </w:rPr>
          <w:delText>the</w:delText>
        </w:r>
        <w:r w:rsidR="007C7D88" w:rsidDel="00A64337">
          <w:rPr>
            <w:spacing w:val="27"/>
            <w:sz w:val="20"/>
          </w:rPr>
          <w:delText xml:space="preserve"> </w:delText>
        </w:r>
        <w:r w:rsidR="007C7D88" w:rsidDel="00A64337">
          <w:rPr>
            <w:sz w:val="20"/>
          </w:rPr>
          <w:delText>performance</w:delText>
        </w:r>
        <w:r w:rsidR="007C7D88" w:rsidDel="00A64337">
          <w:rPr>
            <w:spacing w:val="27"/>
            <w:sz w:val="20"/>
          </w:rPr>
          <w:delText xml:space="preserve"> </w:delText>
        </w:r>
        <w:r w:rsidR="007C7D88" w:rsidDel="00A64337">
          <w:rPr>
            <w:sz w:val="20"/>
          </w:rPr>
          <w:delText>of</w:delText>
        </w:r>
      </w:del>
      <w:ins w:id="131" w:author="Christopher McCarthy" w:date="2025-12-12T11:34:00Z" w16du:dateUtc="2025-12-12T00:34:00Z">
        <w:r w:rsidR="00744345">
          <w:rPr>
            <w:sz w:val="20"/>
          </w:rPr>
          <w:t>for</w:t>
        </w:r>
      </w:ins>
      <w:r w:rsidR="007C7D88">
        <w:rPr>
          <w:spacing w:val="27"/>
          <w:sz w:val="20"/>
        </w:rPr>
        <w:t xml:space="preserve"> </w:t>
      </w:r>
      <w:r w:rsidR="007C7D88">
        <w:rPr>
          <w:sz w:val="20"/>
        </w:rPr>
        <w:t>three</w:t>
      </w:r>
      <w:r w:rsidR="007C7D88">
        <w:rPr>
          <w:spacing w:val="27"/>
          <w:sz w:val="20"/>
        </w:rPr>
        <w:t xml:space="preserve"> </w:t>
      </w:r>
      <w:r w:rsidR="007C7D88">
        <w:rPr>
          <w:sz w:val="20"/>
        </w:rPr>
        <w:t>state-of-</w:t>
      </w:r>
      <w:r w:rsidR="007C7D88">
        <w:rPr>
          <w:sz w:val="20"/>
        </w:rPr>
        <w:t>the-art skeleton-based action recognition models</w:t>
      </w:r>
      <w:ins w:id="132" w:author="Christopher McCarthy" w:date="2025-12-12T11:34:00Z" w16du:dateUtc="2025-12-12T00:34:00Z">
        <w:r w:rsidR="002440AF">
          <w:rPr>
            <w:sz w:val="20"/>
          </w:rPr>
          <w:t xml:space="preserve">, </w:t>
        </w:r>
        <w:r w:rsidR="00744345">
          <w:rPr>
            <w:sz w:val="20"/>
          </w:rPr>
          <w:t>using</w:t>
        </w:r>
        <w:r w:rsidR="002440AF">
          <w:rPr>
            <w:sz w:val="20"/>
          </w:rPr>
          <w:t xml:space="preserve"> three</w:t>
        </w:r>
        <w:r w:rsidR="00744345">
          <w:rPr>
            <w:sz w:val="20"/>
          </w:rPr>
          <w:t xml:space="preserve"> established action prediction datasets.</w:t>
        </w:r>
        <w:r w:rsidR="002440AF">
          <w:rPr>
            <w:sz w:val="20"/>
          </w:rPr>
          <w:t xml:space="preserve"> </w:t>
        </w:r>
      </w:ins>
      <w:del w:id="133" w:author="Christopher McCarthy" w:date="2025-12-12T11:33:00Z" w16du:dateUtc="2025-12-12T00:33:00Z">
        <w:r w:rsidR="007C7D88" w:rsidDel="000A6663">
          <w:rPr>
            <w:sz w:val="20"/>
          </w:rPr>
          <w:delText xml:space="preserve"> with and without the PoseOFF embeddings</w:delText>
        </w:r>
      </w:del>
      <w:r w:rsidR="007C7D88">
        <w:rPr>
          <w:sz w:val="20"/>
        </w:rPr>
        <w:t>.</w:t>
      </w:r>
    </w:p>
    <w:p w14:paraId="5AF2C97D" w14:textId="294F5910" w:rsidR="00F5735B" w:rsidRDefault="00931199" w:rsidP="00F5735B">
      <w:pPr>
        <w:pStyle w:val="ListParagraph"/>
        <w:numPr>
          <w:ilvl w:val="0"/>
          <w:numId w:val="4"/>
        </w:numPr>
        <w:tabs>
          <w:tab w:val="left" w:pos="657"/>
          <w:tab w:val="left" w:pos="659"/>
        </w:tabs>
        <w:spacing w:line="249" w:lineRule="auto"/>
        <w:rPr>
          <w:ins w:id="134" w:author="Christopher McCarthy" w:date="2025-12-12T11:37:00Z" w16du:dateUtc="2025-12-12T00:37:00Z"/>
          <w:sz w:val="20"/>
        </w:rPr>
      </w:pPr>
      <w:ins w:id="135" w:author="Christopher McCarthy" w:date="2025-12-12T11:36:00Z" w16du:dateUtc="2025-12-12T00:36:00Z">
        <w:r>
          <w:rPr>
            <w:sz w:val="20"/>
          </w:rPr>
          <w:t>Novel i</w:t>
        </w:r>
      </w:ins>
      <w:ins w:id="136" w:author="Christopher McCarthy" w:date="2025-12-12T11:35:00Z" w16du:dateUtc="2025-12-12T00:35:00Z">
        <w:r w:rsidR="00CE14A0">
          <w:rPr>
            <w:sz w:val="20"/>
          </w:rPr>
          <w:t>nsights</w:t>
        </w:r>
        <w:r>
          <w:rPr>
            <w:sz w:val="20"/>
          </w:rPr>
          <w:t xml:space="preserve"> </w:t>
        </w:r>
      </w:ins>
      <w:ins w:id="137" w:author="Christopher McCarthy" w:date="2025-12-12T11:36:00Z" w16du:dateUtc="2025-12-12T00:36:00Z">
        <w:r>
          <w:rPr>
            <w:sz w:val="20"/>
          </w:rPr>
          <w:t xml:space="preserve">guiding the practical </w:t>
        </w:r>
        <w:r w:rsidR="00C243E0">
          <w:rPr>
            <w:sz w:val="20"/>
          </w:rPr>
          <w:t>implementation</w:t>
        </w:r>
        <w:r>
          <w:rPr>
            <w:sz w:val="20"/>
          </w:rPr>
          <w:t xml:space="preserve"> of </w:t>
        </w:r>
        <w:r w:rsidR="00C243E0">
          <w:rPr>
            <w:sz w:val="20"/>
          </w:rPr>
          <w:t>our proposed approach within real-time vision processin</w:t>
        </w:r>
      </w:ins>
      <w:ins w:id="138" w:author="Christopher McCarthy" w:date="2025-12-12T11:37:00Z" w16du:dateUtc="2025-12-12T00:37:00Z">
        <w:r w:rsidR="00C243E0">
          <w:rPr>
            <w:sz w:val="20"/>
          </w:rPr>
          <w:t>g pipelines to support responsive</w:t>
        </w:r>
        <w:r w:rsidR="00F5735B">
          <w:rPr>
            <w:sz w:val="20"/>
          </w:rPr>
          <w:t xml:space="preserve"> and robust</w:t>
        </w:r>
        <w:r w:rsidR="00C243E0">
          <w:rPr>
            <w:sz w:val="20"/>
          </w:rPr>
          <w:t xml:space="preserve"> </w:t>
        </w:r>
        <w:r w:rsidR="00F5735B">
          <w:rPr>
            <w:sz w:val="20"/>
          </w:rPr>
          <w:t>action anticipation.</w:t>
        </w:r>
      </w:ins>
      <w:del w:id="139" w:author="Christopher McCarthy" w:date="2025-12-12T11:35:00Z" w16du:dateUtc="2025-12-12T00:35:00Z">
        <w:r w:rsidR="007C7D88" w:rsidDel="00CE14A0">
          <w:rPr>
            <w:sz w:val="20"/>
          </w:rPr>
          <w:delText>Showing for the first time an enhanced action prediction ability of skeleton-based action recognition models with the use of PoseOFF features.</w:delText>
        </w:r>
      </w:del>
    </w:p>
    <w:p w14:paraId="21895A6C" w14:textId="77777777" w:rsidR="00F5735B" w:rsidRDefault="00F5735B" w:rsidP="00F5735B">
      <w:pPr>
        <w:tabs>
          <w:tab w:val="left" w:pos="657"/>
          <w:tab w:val="left" w:pos="659"/>
        </w:tabs>
        <w:spacing w:line="249" w:lineRule="auto"/>
        <w:rPr>
          <w:ins w:id="140" w:author="Christopher McCarthy" w:date="2025-12-12T11:37:00Z" w16du:dateUtc="2025-12-12T00:37:00Z"/>
          <w:sz w:val="20"/>
        </w:rPr>
      </w:pPr>
    </w:p>
    <w:p w14:paraId="2FF57AC5" w14:textId="552E8AC3" w:rsidR="00F5735B" w:rsidRPr="00F5735B" w:rsidRDefault="00F5735B" w:rsidP="00F5735B">
      <w:pPr>
        <w:tabs>
          <w:tab w:val="left" w:pos="657"/>
          <w:tab w:val="left" w:pos="659"/>
        </w:tabs>
        <w:spacing w:line="249" w:lineRule="auto"/>
        <w:rPr>
          <w:sz w:val="20"/>
          <w:rPrChange w:id="141" w:author="Christopher McCarthy" w:date="2025-12-12T11:37:00Z" w16du:dateUtc="2025-12-12T00:37:00Z">
            <w:rPr/>
          </w:rPrChange>
        </w:rPr>
        <w:pPrChange w:id="142" w:author="Christopher McCarthy" w:date="2025-12-12T11:37:00Z" w16du:dateUtc="2025-12-12T00:37:00Z">
          <w:pPr>
            <w:pStyle w:val="ListParagraph"/>
            <w:numPr>
              <w:numId w:val="4"/>
            </w:numPr>
            <w:tabs>
              <w:tab w:val="left" w:pos="657"/>
              <w:tab w:val="left" w:pos="659"/>
            </w:tabs>
            <w:spacing w:line="249" w:lineRule="auto"/>
            <w:ind w:left="659" w:hanging="202"/>
          </w:pPr>
        </w:pPrChange>
      </w:pPr>
      <w:ins w:id="143" w:author="Christopher McCarthy" w:date="2025-12-12T11:37:00Z" w16du:dateUtc="2025-12-12T00:37:00Z">
        <w:r>
          <w:rPr>
            <w:sz w:val="20"/>
          </w:rPr>
          <w:t>The paper is structured as follows.  Sect</w:t>
        </w:r>
      </w:ins>
      <w:ins w:id="144" w:author="Christopher McCarthy" w:date="2025-12-12T11:38:00Z" w16du:dateUtc="2025-12-12T00:38:00Z">
        <w:r>
          <w:rPr>
            <w:sz w:val="20"/>
          </w:rPr>
          <w:t xml:space="preserve">ion II … Section III, </w:t>
        </w:r>
        <w:proofErr w:type="spellStart"/>
        <w:r>
          <w:rPr>
            <w:sz w:val="20"/>
          </w:rPr>
          <w:t>etc</w:t>
        </w:r>
      </w:ins>
      <w:proofErr w:type="spellEnd"/>
    </w:p>
    <w:p w14:paraId="5EEA7870" w14:textId="77777777" w:rsidR="00497208" w:rsidRDefault="00497208">
      <w:pPr>
        <w:pStyle w:val="BodyText"/>
        <w:spacing w:before="29"/>
        <w:ind w:left="0" w:firstLine="0"/>
        <w:jc w:val="left"/>
      </w:pPr>
    </w:p>
    <w:p w14:paraId="5EEA7871" w14:textId="77777777" w:rsidR="00497208" w:rsidRDefault="007C7D88">
      <w:pPr>
        <w:pStyle w:val="ListParagraph"/>
        <w:numPr>
          <w:ilvl w:val="0"/>
          <w:numId w:val="5"/>
        </w:numPr>
        <w:tabs>
          <w:tab w:val="left" w:pos="2218"/>
        </w:tabs>
        <w:spacing w:before="1"/>
        <w:ind w:left="2218" w:hanging="289"/>
        <w:jc w:val="left"/>
        <w:rPr>
          <w:sz w:val="20"/>
        </w:rPr>
      </w:pPr>
      <w:bookmarkStart w:id="145" w:name="Related_work"/>
      <w:bookmarkEnd w:id="145"/>
      <w:r>
        <w:rPr>
          <w:smallCaps/>
          <w:sz w:val="20"/>
        </w:rPr>
        <w:t>Related</w:t>
      </w:r>
      <w:r>
        <w:rPr>
          <w:smallCaps/>
          <w:spacing w:val="48"/>
          <w:sz w:val="20"/>
        </w:rPr>
        <w:t xml:space="preserve"> </w:t>
      </w:r>
      <w:r>
        <w:rPr>
          <w:smallCaps/>
          <w:spacing w:val="-4"/>
          <w:sz w:val="20"/>
        </w:rPr>
        <w:t>work</w:t>
      </w:r>
    </w:p>
    <w:p w14:paraId="5EEA7872" w14:textId="77777777" w:rsidR="00497208" w:rsidRDefault="007C7D88">
      <w:pPr>
        <w:pStyle w:val="BodyText"/>
        <w:spacing w:before="160" w:line="249" w:lineRule="auto"/>
        <w:ind w:left="259"/>
      </w:pPr>
      <w:commentRangeStart w:id="146"/>
      <w:r>
        <w:t>Action</w:t>
      </w:r>
      <w:r>
        <w:rPr>
          <w:spacing w:val="40"/>
        </w:rPr>
        <w:t xml:space="preserve"> </w:t>
      </w:r>
      <w:r>
        <w:t>anticipation</w:t>
      </w:r>
      <w:r>
        <w:rPr>
          <w:spacing w:val="40"/>
        </w:rPr>
        <w:t xml:space="preserve"> </w:t>
      </w:r>
      <w:r>
        <w:t>is</w:t>
      </w:r>
      <w:r>
        <w:rPr>
          <w:spacing w:val="40"/>
        </w:rPr>
        <w:t xml:space="preserve"> </w:t>
      </w:r>
      <w:r>
        <w:t>crucial</w:t>
      </w:r>
      <w:r>
        <w:rPr>
          <w:spacing w:val="40"/>
        </w:rPr>
        <w:t xml:space="preserve"> </w:t>
      </w:r>
      <w:r>
        <w:t>for</w:t>
      </w:r>
      <w:r>
        <w:rPr>
          <w:spacing w:val="40"/>
        </w:rPr>
        <w:t xml:space="preserve"> </w:t>
      </w:r>
      <w:r>
        <w:t>successful</w:t>
      </w:r>
      <w:r>
        <w:rPr>
          <w:spacing w:val="40"/>
        </w:rPr>
        <w:t xml:space="preserve"> </w:t>
      </w:r>
      <w:r>
        <w:t>performance in</w:t>
      </w:r>
      <w:r>
        <w:rPr>
          <w:spacing w:val="40"/>
        </w:rPr>
        <w:t xml:space="preserve"> </w:t>
      </w:r>
      <w:r>
        <w:t>elite</w:t>
      </w:r>
      <w:r>
        <w:rPr>
          <w:spacing w:val="40"/>
        </w:rPr>
        <w:t xml:space="preserve"> </w:t>
      </w:r>
      <w:r>
        <w:t>sport.</w:t>
      </w:r>
      <w:r>
        <w:rPr>
          <w:spacing w:val="40"/>
        </w:rPr>
        <w:t xml:space="preserve"> </w:t>
      </w:r>
      <w:r>
        <w:t>In</w:t>
      </w:r>
      <w:r>
        <w:rPr>
          <w:spacing w:val="40"/>
        </w:rPr>
        <w:t xml:space="preserve"> </w:t>
      </w:r>
      <w:r>
        <w:t>many</w:t>
      </w:r>
      <w:r>
        <w:rPr>
          <w:spacing w:val="40"/>
        </w:rPr>
        <w:t xml:space="preserve"> </w:t>
      </w:r>
      <w:r>
        <w:t>ball-sports,</w:t>
      </w:r>
      <w:r>
        <w:rPr>
          <w:spacing w:val="40"/>
        </w:rPr>
        <w:t xml:space="preserve"> </w:t>
      </w:r>
      <w:r>
        <w:t>it</w:t>
      </w:r>
      <w:r>
        <w:rPr>
          <w:spacing w:val="40"/>
        </w:rPr>
        <w:t xml:space="preserve"> </w:t>
      </w:r>
      <w:r>
        <w:t>is</w:t>
      </w:r>
      <w:r>
        <w:rPr>
          <w:spacing w:val="40"/>
        </w:rPr>
        <w:t xml:space="preserve"> </w:t>
      </w:r>
      <w:r>
        <w:t>nearly</w:t>
      </w:r>
      <w:r>
        <w:rPr>
          <w:spacing w:val="40"/>
        </w:rPr>
        <w:t xml:space="preserve"> </w:t>
      </w:r>
      <w:r>
        <w:t>impossible for the human eye to accurately track the trajectory of the</w:t>
      </w:r>
      <w:r>
        <w:rPr>
          <w:spacing w:val="80"/>
        </w:rPr>
        <w:t xml:space="preserve"> </w:t>
      </w:r>
      <w:r>
        <w:t xml:space="preserve">ball. </w:t>
      </w:r>
      <w:commentRangeEnd w:id="146"/>
      <w:r w:rsidR="00401956">
        <w:rPr>
          <w:rStyle w:val="CommentReference"/>
        </w:rPr>
        <w:commentReference w:id="146"/>
      </w:r>
      <w:commentRangeStart w:id="147"/>
      <w:r>
        <w:t xml:space="preserve">A meta-analysis </w:t>
      </w:r>
      <w:hyperlink w:anchor="_bookmark26" w:history="1">
        <w:r>
          <w:t>[11]</w:t>
        </w:r>
      </w:hyperlink>
      <w:r>
        <w:t xml:space="preserve"> of eye-tracking research in sport-</w:t>
      </w:r>
      <w:proofErr w:type="spellStart"/>
      <w:r>
        <w:t>ing</w:t>
      </w:r>
      <w:proofErr w:type="spellEnd"/>
      <w:r>
        <w:t xml:space="preserve"> contexts indicates that elite athletes direct their gaze to information-dense areas. Football goalkeepers that received perception training on areas of a penalty taker’s body to focus on showed an increase performance when anticipating the direction of the penalty taker’s shot </w:t>
      </w:r>
      <w:hyperlink w:anchor="_bookmark15" w:history="1">
        <w:r>
          <w:t>[15].</w:t>
        </w:r>
      </w:hyperlink>
      <w:r>
        <w:t xml:space="preserve"> In social situations, humans fixate primarily on the torso, and </w:t>
      </w:r>
      <w:proofErr w:type="spellStart"/>
      <w:r>
        <w:t>self report</w:t>
      </w:r>
      <w:proofErr w:type="spellEnd"/>
      <w:r>
        <w:t xml:space="preserve"> that their attention focuses on hands, elbows and feet </w:t>
      </w:r>
      <w:hyperlink w:anchor="_bookmark13" w:history="1">
        <w:r>
          <w:t>[4].</w:t>
        </w:r>
      </w:hyperlink>
      <w:commentRangeEnd w:id="147"/>
      <w:r w:rsidR="00B15C90">
        <w:rPr>
          <w:rStyle w:val="CommentReference"/>
        </w:rPr>
        <w:commentReference w:id="147"/>
      </w:r>
    </w:p>
    <w:p w14:paraId="5EEA7873" w14:textId="77777777" w:rsidR="00497208" w:rsidRDefault="007C7D88">
      <w:pPr>
        <w:pStyle w:val="BodyText"/>
        <w:spacing w:before="14" w:line="249" w:lineRule="auto"/>
        <w:ind w:left="259"/>
      </w:pPr>
      <w:commentRangeStart w:id="148"/>
      <w:r>
        <w:t xml:space="preserve">Skeleton </w:t>
      </w:r>
      <w:proofErr w:type="spellStart"/>
      <w:r>
        <w:t>keypoints</w:t>
      </w:r>
      <w:proofErr w:type="spellEnd"/>
      <w:r>
        <w:t xml:space="preserve"> that are designed to represent human </w:t>
      </w:r>
      <w:r>
        <w:t xml:space="preserve">pose </w:t>
      </w:r>
      <w:proofErr w:type="spellStart"/>
      <w:r>
        <w:t>keypoints</w:t>
      </w:r>
      <w:proofErr w:type="spellEnd"/>
      <w:r>
        <w:t xml:space="preserve"> can be depicted as graphs, with graph nodes and edges representing human joints and bones respectively. This compact representation lends itself well to machine learning techniques based in graph theory, such as graph convolutional networks (GCNs) </w:t>
      </w:r>
      <w:hyperlink w:anchor="_bookmark14" w:history="1">
        <w:r>
          <w:t>[5].</w:t>
        </w:r>
      </w:hyperlink>
    </w:p>
    <w:p w14:paraId="5EEA7874" w14:textId="77777777" w:rsidR="00497208" w:rsidRDefault="007C7D88">
      <w:pPr>
        <w:pStyle w:val="BodyText"/>
        <w:spacing w:before="15" w:line="249" w:lineRule="auto"/>
        <w:ind w:left="259"/>
      </w:pPr>
      <w:r>
        <w:t xml:space="preserve">A GCN proposed by Duan et al. </w:t>
      </w:r>
      <w:hyperlink w:anchor="_bookmark10" w:history="1">
        <w:r>
          <w:t>[3],</w:t>
        </w:r>
      </w:hyperlink>
      <w:r>
        <w:t xml:space="preserve"> ST-GCN++, achieved competitive</w:t>
      </w:r>
      <w:r>
        <w:rPr>
          <w:spacing w:val="1"/>
        </w:rPr>
        <w:t xml:space="preserve"> </w:t>
      </w:r>
      <w:r>
        <w:t>performance on</w:t>
      </w:r>
      <w:r>
        <w:rPr>
          <w:spacing w:val="1"/>
        </w:rPr>
        <w:t xml:space="preserve"> </w:t>
      </w:r>
      <w:r>
        <w:t>skeleton-based</w:t>
      </w:r>
      <w:r>
        <w:rPr>
          <w:spacing w:val="1"/>
        </w:rPr>
        <w:t xml:space="preserve"> </w:t>
      </w:r>
      <w:r>
        <w:t>action</w:t>
      </w:r>
      <w:r>
        <w:rPr>
          <w:spacing w:val="1"/>
        </w:rPr>
        <w:t xml:space="preserve"> </w:t>
      </w:r>
      <w:r>
        <w:rPr>
          <w:spacing w:val="-2"/>
        </w:rPr>
        <w:t>recognition</w:t>
      </w:r>
    </w:p>
    <w:p w14:paraId="5EEA7875" w14:textId="77777777" w:rsidR="00497208" w:rsidRDefault="007C7D88">
      <w:pPr>
        <w:pStyle w:val="BodyText"/>
        <w:spacing w:before="98" w:line="249" w:lineRule="auto"/>
        <w:ind w:right="257" w:firstLine="0"/>
      </w:pPr>
      <w:r>
        <w:br w:type="column"/>
      </w:r>
      <w:r>
        <w:lastRenderedPageBreak/>
        <w:t>datasets without the need for complicated attention mecha-</w:t>
      </w:r>
      <w:proofErr w:type="spellStart"/>
      <w:r>
        <w:t>nisms</w:t>
      </w:r>
      <w:proofErr w:type="spellEnd"/>
      <w:r>
        <w:t xml:space="preserve"> to model temporal dynamics</w:t>
      </w:r>
      <w:commentRangeEnd w:id="148"/>
      <w:r w:rsidR="00B15C90">
        <w:rPr>
          <w:rStyle w:val="CommentReference"/>
        </w:rPr>
        <w:commentReference w:id="148"/>
      </w:r>
      <w:r>
        <w:t xml:space="preserve">. </w:t>
      </w:r>
      <w:commentRangeStart w:id="149"/>
      <w:r>
        <w:t>ST-GCN++ provides a baseline for future skeleton-based action recognition models.</w:t>
      </w:r>
      <w:commentRangeEnd w:id="149"/>
      <w:r w:rsidR="00B15C90">
        <w:rPr>
          <w:rStyle w:val="CommentReference"/>
        </w:rPr>
        <w:commentReference w:id="149"/>
      </w:r>
      <w:r>
        <w:t xml:space="preserve"> Liu et al. </w:t>
      </w:r>
      <w:hyperlink w:anchor="_bookmark23" w:history="1">
        <w:r>
          <w:t>[9]</w:t>
        </w:r>
      </w:hyperlink>
      <w:r>
        <w:t xml:space="preserve"> designed MS-G3D, a skeleton-based action recognition</w:t>
      </w:r>
      <w:r>
        <w:rPr>
          <w:spacing w:val="-9"/>
        </w:rPr>
        <w:t xml:space="preserve"> </w:t>
      </w:r>
      <w:r>
        <w:t>model</w:t>
      </w:r>
      <w:r>
        <w:rPr>
          <w:spacing w:val="-9"/>
        </w:rPr>
        <w:t xml:space="preserve"> </w:t>
      </w:r>
      <w:proofErr w:type="spellStart"/>
      <w:r>
        <w:t>utilising</w:t>
      </w:r>
      <w:proofErr w:type="spellEnd"/>
      <w:r>
        <w:rPr>
          <w:spacing w:val="-9"/>
        </w:rPr>
        <w:t xml:space="preserve"> </w:t>
      </w:r>
      <w:r>
        <w:t>spatial-temporal</w:t>
      </w:r>
      <w:r>
        <w:rPr>
          <w:spacing w:val="-9"/>
        </w:rPr>
        <w:t xml:space="preserve"> </w:t>
      </w:r>
      <w:r>
        <w:t>graph</w:t>
      </w:r>
      <w:r>
        <w:rPr>
          <w:spacing w:val="-9"/>
        </w:rPr>
        <w:t xml:space="preserve"> </w:t>
      </w:r>
      <w:r>
        <w:t>convolution modules, to pass information across different graph scales. Both ST-GCN++ and MS-G3D perform action recognition using full video sequences, and do not have explicit human action anticipation capabilities.</w:t>
      </w:r>
    </w:p>
    <w:p w14:paraId="5EEA7876" w14:textId="77777777" w:rsidR="00497208" w:rsidRDefault="007C7D88">
      <w:pPr>
        <w:pStyle w:val="BodyText"/>
        <w:spacing w:before="13" w:line="249" w:lineRule="auto"/>
        <w:ind w:right="257"/>
      </w:pPr>
      <w:r>
        <w:t>To</w:t>
      </w:r>
      <w:r>
        <w:rPr>
          <w:spacing w:val="-8"/>
        </w:rPr>
        <w:t xml:space="preserve"> </w:t>
      </w:r>
      <w:r>
        <w:t>approach</w:t>
      </w:r>
      <w:r>
        <w:rPr>
          <w:spacing w:val="-8"/>
        </w:rPr>
        <w:t xml:space="preserve"> </w:t>
      </w:r>
      <w:r>
        <w:t>the</w:t>
      </w:r>
      <w:r>
        <w:rPr>
          <w:spacing w:val="-8"/>
        </w:rPr>
        <w:t xml:space="preserve"> </w:t>
      </w:r>
      <w:r>
        <w:t>problem</w:t>
      </w:r>
      <w:r>
        <w:rPr>
          <w:spacing w:val="-8"/>
        </w:rPr>
        <w:t xml:space="preserve"> </w:t>
      </w:r>
      <w:r>
        <w:t>of</w:t>
      </w:r>
      <w:r>
        <w:rPr>
          <w:spacing w:val="-8"/>
        </w:rPr>
        <w:t xml:space="preserve"> </w:t>
      </w:r>
      <w:r>
        <w:t>human</w:t>
      </w:r>
      <w:r>
        <w:rPr>
          <w:spacing w:val="-8"/>
        </w:rPr>
        <w:t xml:space="preserve"> </w:t>
      </w:r>
      <w:r>
        <w:t>action</w:t>
      </w:r>
      <w:r>
        <w:rPr>
          <w:spacing w:val="-8"/>
        </w:rPr>
        <w:t xml:space="preserve"> </w:t>
      </w:r>
      <w:r>
        <w:t>anticipation</w:t>
      </w:r>
      <w:r>
        <w:rPr>
          <w:spacing w:val="-8"/>
        </w:rPr>
        <w:t xml:space="preserve"> </w:t>
      </w:r>
      <w:r>
        <w:t>using human</w:t>
      </w:r>
      <w:r>
        <w:rPr>
          <w:spacing w:val="-2"/>
        </w:rPr>
        <w:t xml:space="preserve"> </w:t>
      </w:r>
      <w:r>
        <w:t>skeleton</w:t>
      </w:r>
      <w:r>
        <w:rPr>
          <w:spacing w:val="-2"/>
        </w:rPr>
        <w:t xml:space="preserve"> </w:t>
      </w:r>
      <w:proofErr w:type="spellStart"/>
      <w:r>
        <w:t>keypoints</w:t>
      </w:r>
      <w:proofErr w:type="spellEnd"/>
      <w:r>
        <w:t>,</w:t>
      </w:r>
      <w:r>
        <w:rPr>
          <w:spacing w:val="-2"/>
        </w:rPr>
        <w:t xml:space="preserve"> </w:t>
      </w:r>
      <w:r>
        <w:t>Chi</w:t>
      </w:r>
      <w:r>
        <w:rPr>
          <w:spacing w:val="-2"/>
        </w:rPr>
        <w:t xml:space="preserve"> </w:t>
      </w:r>
      <w:r>
        <w:t>et</w:t>
      </w:r>
      <w:r>
        <w:rPr>
          <w:spacing w:val="-2"/>
        </w:rPr>
        <w:t xml:space="preserve"> </w:t>
      </w:r>
      <w:r>
        <w:t>al.</w:t>
      </w:r>
      <w:r>
        <w:rPr>
          <w:spacing w:val="-2"/>
        </w:rPr>
        <w:t xml:space="preserve"> </w:t>
      </w:r>
      <w:hyperlink w:anchor="_bookmark8" w:history="1">
        <w:r>
          <w:t>[2]</w:t>
        </w:r>
      </w:hyperlink>
      <w:r>
        <w:rPr>
          <w:spacing w:val="-2"/>
        </w:rPr>
        <w:t xml:space="preserve"> </w:t>
      </w:r>
      <w:r>
        <w:t>incorporated</w:t>
      </w:r>
      <w:r>
        <w:rPr>
          <w:spacing w:val="-2"/>
        </w:rPr>
        <w:t xml:space="preserve"> </w:t>
      </w:r>
      <w:r>
        <w:t>a</w:t>
      </w:r>
      <w:r>
        <w:rPr>
          <w:spacing w:val="-2"/>
        </w:rPr>
        <w:t xml:space="preserve"> </w:t>
      </w:r>
      <w:r>
        <w:t>Neural Ordinary Differential Equations module into a skeleton-based action</w:t>
      </w:r>
      <w:r>
        <w:rPr>
          <w:spacing w:val="-6"/>
        </w:rPr>
        <w:t xml:space="preserve"> </w:t>
      </w:r>
      <w:r>
        <w:t>recognition</w:t>
      </w:r>
      <w:r>
        <w:rPr>
          <w:spacing w:val="-6"/>
        </w:rPr>
        <w:t xml:space="preserve"> </w:t>
      </w:r>
      <w:r>
        <w:t>model</w:t>
      </w:r>
      <w:r>
        <w:rPr>
          <w:spacing w:val="-6"/>
        </w:rPr>
        <w:t xml:space="preserve"> </w:t>
      </w:r>
      <w:r>
        <w:t>to</w:t>
      </w:r>
      <w:r>
        <w:rPr>
          <w:spacing w:val="-6"/>
        </w:rPr>
        <w:t xml:space="preserve"> </w:t>
      </w:r>
      <w:r>
        <w:t>model</w:t>
      </w:r>
      <w:r>
        <w:rPr>
          <w:spacing w:val="-6"/>
        </w:rPr>
        <w:t xml:space="preserve"> </w:t>
      </w:r>
      <w:r>
        <w:t>future</w:t>
      </w:r>
      <w:r>
        <w:rPr>
          <w:spacing w:val="-6"/>
        </w:rPr>
        <w:t xml:space="preserve"> </w:t>
      </w:r>
      <w:r>
        <w:t>skeleton</w:t>
      </w:r>
      <w:r>
        <w:rPr>
          <w:spacing w:val="-6"/>
        </w:rPr>
        <w:t xml:space="preserve"> </w:t>
      </w:r>
      <w:r>
        <w:t>states.</w:t>
      </w:r>
      <w:r>
        <w:rPr>
          <w:spacing w:val="-6"/>
        </w:rPr>
        <w:t xml:space="preserve"> </w:t>
      </w:r>
      <w:r>
        <w:t xml:space="preserve">Their model, </w:t>
      </w:r>
      <w:proofErr w:type="spellStart"/>
      <w:r>
        <w:t>InfoGCN</w:t>
      </w:r>
      <w:proofErr w:type="spellEnd"/>
      <w:r>
        <w:t>++, was able to classify human actions in skeleton datasets with fewer observed frames than existing skeleton-based action recognition models.</w:t>
      </w:r>
    </w:p>
    <w:p w14:paraId="5EEA7877" w14:textId="77777777" w:rsidR="00497208" w:rsidRDefault="007C7D88">
      <w:pPr>
        <w:pStyle w:val="BodyText"/>
        <w:spacing w:before="14" w:line="249" w:lineRule="auto"/>
        <w:ind w:right="257"/>
      </w:pPr>
      <w:r>
        <w:t xml:space="preserve">Multi-modal approaches to human action recognition area are also commonly applied. Cai et al. </w:t>
      </w:r>
      <w:hyperlink w:anchor="_bookmark9" w:history="1">
        <w:r>
          <w:t>[1]</w:t>
        </w:r>
      </w:hyperlink>
      <w:r>
        <w:t xml:space="preserve"> proposed a two-stream architecture for hockey action recognition that </w:t>
      </w:r>
      <w:commentRangeStart w:id="150"/>
      <w:proofErr w:type="spellStart"/>
      <w:r>
        <w:t>utilised</w:t>
      </w:r>
      <w:proofErr w:type="spellEnd"/>
      <w:r>
        <w:t xml:space="preserve"> both</w:t>
      </w:r>
      <w:r>
        <w:rPr>
          <w:spacing w:val="-6"/>
        </w:rPr>
        <w:t xml:space="preserve"> </w:t>
      </w:r>
      <w:r>
        <w:t>optical</w:t>
      </w:r>
      <w:r>
        <w:rPr>
          <w:spacing w:val="-6"/>
        </w:rPr>
        <w:t xml:space="preserve"> </w:t>
      </w:r>
      <w:r>
        <w:t>flow</w:t>
      </w:r>
      <w:r>
        <w:rPr>
          <w:spacing w:val="-6"/>
        </w:rPr>
        <w:t xml:space="preserve"> </w:t>
      </w:r>
      <w:r>
        <w:t>and</w:t>
      </w:r>
      <w:r>
        <w:rPr>
          <w:spacing w:val="-6"/>
        </w:rPr>
        <w:t xml:space="preserve"> </w:t>
      </w:r>
      <w:r>
        <w:t>human</w:t>
      </w:r>
      <w:r>
        <w:rPr>
          <w:spacing w:val="-6"/>
        </w:rPr>
        <w:t xml:space="preserve"> </w:t>
      </w:r>
      <w:r>
        <w:t>poses</w:t>
      </w:r>
      <w:commentRangeEnd w:id="150"/>
      <w:r w:rsidR="005660AC">
        <w:rPr>
          <w:rStyle w:val="CommentReference"/>
        </w:rPr>
        <w:commentReference w:id="150"/>
      </w:r>
      <w:r>
        <w:t>.</w:t>
      </w:r>
      <w:r>
        <w:rPr>
          <w:spacing w:val="-6"/>
        </w:rPr>
        <w:t xml:space="preserve"> </w:t>
      </w:r>
      <w:r>
        <w:t>The</w:t>
      </w:r>
      <w:r>
        <w:rPr>
          <w:spacing w:val="-6"/>
        </w:rPr>
        <w:t xml:space="preserve"> </w:t>
      </w:r>
      <w:r>
        <w:t>inclusion</w:t>
      </w:r>
      <w:r>
        <w:rPr>
          <w:spacing w:val="-6"/>
        </w:rPr>
        <w:t xml:space="preserve"> </w:t>
      </w:r>
      <w:r>
        <w:t>of</w:t>
      </w:r>
      <w:r>
        <w:rPr>
          <w:spacing w:val="-6"/>
        </w:rPr>
        <w:t xml:space="preserve"> </w:t>
      </w:r>
      <w:r>
        <w:t>an</w:t>
      </w:r>
      <w:r>
        <w:rPr>
          <w:spacing w:val="-6"/>
        </w:rPr>
        <w:t xml:space="preserve"> </w:t>
      </w:r>
      <w:r>
        <w:t>optical flow</w:t>
      </w:r>
      <w:r>
        <w:rPr>
          <w:spacing w:val="-8"/>
        </w:rPr>
        <w:t xml:space="preserve"> </w:t>
      </w:r>
      <w:r>
        <w:t>stream</w:t>
      </w:r>
      <w:r>
        <w:rPr>
          <w:spacing w:val="-8"/>
        </w:rPr>
        <w:t xml:space="preserve"> </w:t>
      </w:r>
      <w:r>
        <w:t>increased</w:t>
      </w:r>
      <w:r>
        <w:rPr>
          <w:spacing w:val="-8"/>
        </w:rPr>
        <w:t xml:space="preserve"> </w:t>
      </w:r>
      <w:r>
        <w:t>hockey</w:t>
      </w:r>
      <w:r>
        <w:rPr>
          <w:spacing w:val="-8"/>
        </w:rPr>
        <w:t xml:space="preserve"> </w:t>
      </w:r>
      <w:r>
        <w:t>action</w:t>
      </w:r>
      <w:r>
        <w:rPr>
          <w:spacing w:val="-8"/>
        </w:rPr>
        <w:t xml:space="preserve"> </w:t>
      </w:r>
      <w:r>
        <w:t>classification</w:t>
      </w:r>
      <w:r>
        <w:rPr>
          <w:spacing w:val="-8"/>
        </w:rPr>
        <w:t xml:space="preserve"> </w:t>
      </w:r>
      <w:r>
        <w:t>accuracy</w:t>
      </w:r>
      <w:r>
        <w:rPr>
          <w:spacing w:val="-8"/>
        </w:rPr>
        <w:t xml:space="preserve"> </w:t>
      </w:r>
      <w:r>
        <w:t>by 10%, demonstrated the complementary features presented in optical flow and human pose.</w:t>
      </w:r>
    </w:p>
    <w:p w14:paraId="5EEA7878" w14:textId="77777777" w:rsidR="00497208" w:rsidRDefault="007C7D88">
      <w:pPr>
        <w:pStyle w:val="BodyText"/>
        <w:spacing w:before="13" w:line="249" w:lineRule="auto"/>
        <w:ind w:right="257"/>
      </w:pPr>
      <w:r>
        <w:t>Using this motion information [CITE] demonstrated that human actions could be anticipated with fewer frames that using standard RGB videos. [CONT]</w:t>
      </w:r>
    </w:p>
    <w:p w14:paraId="5EEA7879" w14:textId="77777777" w:rsidR="00497208" w:rsidRDefault="00497208">
      <w:pPr>
        <w:pStyle w:val="BodyText"/>
        <w:spacing w:before="23"/>
        <w:ind w:left="0" w:firstLine="0"/>
        <w:jc w:val="left"/>
      </w:pPr>
    </w:p>
    <w:p w14:paraId="5EEA787A" w14:textId="77777777" w:rsidR="00497208" w:rsidRDefault="007C7D88">
      <w:pPr>
        <w:pStyle w:val="ListParagraph"/>
        <w:numPr>
          <w:ilvl w:val="0"/>
          <w:numId w:val="5"/>
        </w:numPr>
        <w:tabs>
          <w:tab w:val="left" w:pos="2516"/>
        </w:tabs>
        <w:ind w:left="2516" w:hanging="384"/>
        <w:jc w:val="left"/>
        <w:rPr>
          <w:sz w:val="16"/>
        </w:rPr>
      </w:pPr>
      <w:bookmarkStart w:id="151" w:name="Method"/>
      <w:bookmarkEnd w:id="151"/>
      <w:r>
        <w:rPr>
          <w:spacing w:val="-2"/>
          <w:sz w:val="20"/>
        </w:rPr>
        <w:t>M</w:t>
      </w:r>
      <w:r>
        <w:rPr>
          <w:spacing w:val="-2"/>
          <w:sz w:val="16"/>
        </w:rPr>
        <w:t>ETHOD</w:t>
      </w:r>
    </w:p>
    <w:p w14:paraId="5EEA787B" w14:textId="4AE82790" w:rsidR="00497208" w:rsidRDefault="007C7D88">
      <w:pPr>
        <w:pStyle w:val="BodyText"/>
        <w:spacing w:before="156" w:line="249" w:lineRule="auto"/>
        <w:ind w:right="257"/>
      </w:pPr>
      <w:r>
        <w:t>We</w:t>
      </w:r>
      <w:r>
        <w:rPr>
          <w:spacing w:val="40"/>
        </w:rPr>
        <w:t xml:space="preserve"> </w:t>
      </w:r>
      <w:r>
        <w:t>propose</w:t>
      </w:r>
      <w:r>
        <w:rPr>
          <w:spacing w:val="40"/>
        </w:rPr>
        <w:t xml:space="preserve"> </w:t>
      </w:r>
      <w:r>
        <w:t>a</w:t>
      </w:r>
      <w:r>
        <w:rPr>
          <w:spacing w:val="40"/>
        </w:rPr>
        <w:t xml:space="preserve"> </w:t>
      </w:r>
      <w:r>
        <w:t>novel</w:t>
      </w:r>
      <w:r>
        <w:rPr>
          <w:spacing w:val="40"/>
        </w:rPr>
        <w:t xml:space="preserve"> </w:t>
      </w:r>
      <w:r>
        <w:t>feature</w:t>
      </w:r>
      <w:r>
        <w:rPr>
          <w:spacing w:val="40"/>
        </w:rPr>
        <w:t xml:space="preserve"> </w:t>
      </w:r>
      <w:r>
        <w:t>extraction</w:t>
      </w:r>
      <w:r>
        <w:rPr>
          <w:spacing w:val="40"/>
        </w:rPr>
        <w:t xml:space="preserve"> </w:t>
      </w:r>
      <w:r>
        <w:t>method</w:t>
      </w:r>
      <w:r>
        <w:rPr>
          <w:spacing w:val="40"/>
        </w:rPr>
        <w:t xml:space="preserve"> </w:t>
      </w:r>
      <w:r>
        <w:t>designed to be easily integrated within existing state of the art</w:t>
      </w:r>
      <w:r>
        <w:rPr>
          <w:spacing w:val="80"/>
          <w:w w:val="150"/>
        </w:rPr>
        <w:t xml:space="preserve"> </w:t>
      </w:r>
      <w:r>
        <w:t xml:space="preserve">skeleton-based action recognition models. The feature </w:t>
      </w:r>
      <w:proofErr w:type="spellStart"/>
      <w:r>
        <w:t>extrac-tion</w:t>
      </w:r>
      <w:proofErr w:type="spellEnd"/>
      <w:r>
        <w:rPr>
          <w:spacing w:val="-13"/>
        </w:rPr>
        <w:t xml:space="preserve"> </w:t>
      </w:r>
      <w:r>
        <w:t>methodology,</w:t>
      </w:r>
      <w:r>
        <w:rPr>
          <w:spacing w:val="-12"/>
        </w:rPr>
        <w:t xml:space="preserve"> </w:t>
      </w:r>
      <w:proofErr w:type="spellStart"/>
      <w:r>
        <w:t>PoseOFF</w:t>
      </w:r>
      <w:proofErr w:type="spellEnd"/>
      <w:r>
        <w:t>,</w:t>
      </w:r>
      <w:r>
        <w:rPr>
          <w:spacing w:val="-13"/>
        </w:rPr>
        <w:t xml:space="preserve"> </w:t>
      </w:r>
      <w:r>
        <w:t>is</w:t>
      </w:r>
      <w:r>
        <w:rPr>
          <w:spacing w:val="-12"/>
        </w:rPr>
        <w:t xml:space="preserve"> </w:t>
      </w:r>
      <w:r>
        <w:t>designed</w:t>
      </w:r>
      <w:r>
        <w:rPr>
          <w:spacing w:val="-13"/>
        </w:rPr>
        <w:t xml:space="preserve"> </w:t>
      </w:r>
      <w:r>
        <w:t>to</w:t>
      </w:r>
      <w:r>
        <w:rPr>
          <w:spacing w:val="-12"/>
        </w:rPr>
        <w:t xml:space="preserve"> </w:t>
      </w:r>
      <w:r>
        <w:t>sample</w:t>
      </w:r>
      <w:r>
        <w:rPr>
          <w:spacing w:val="-13"/>
        </w:rPr>
        <w:t xml:space="preserve"> </w:t>
      </w:r>
      <w:r>
        <w:t xml:space="preserve">information about </w:t>
      </w:r>
      <w:del w:id="152" w:author="Christopher McCarthy" w:date="2025-12-12T14:42:00Z" w16du:dateUtc="2025-12-12T03:42:00Z">
        <w:r w:rsidDel="000B3358">
          <w:delText xml:space="preserve">human </w:delText>
        </w:r>
      </w:del>
      <w:r>
        <w:t xml:space="preserve">early </w:t>
      </w:r>
      <w:ins w:id="153" w:author="Christopher McCarthy" w:date="2025-12-12T14:42:00Z" w16du:dateUtc="2025-12-12T03:42:00Z">
        <w:r w:rsidR="000B3358">
          <w:t xml:space="preserve">human </w:t>
        </w:r>
      </w:ins>
      <w:r>
        <w:t>visual motion cues.</w:t>
      </w:r>
    </w:p>
    <w:p w14:paraId="5EEA787C" w14:textId="77777777" w:rsidR="00497208" w:rsidRDefault="00497208">
      <w:pPr>
        <w:pStyle w:val="BodyText"/>
        <w:spacing w:line="249" w:lineRule="auto"/>
        <w:sectPr w:rsidR="00497208">
          <w:type w:val="continuous"/>
          <w:pgSz w:w="12240" w:h="15840"/>
          <w:pgMar w:top="900" w:right="720" w:bottom="280" w:left="720" w:header="720" w:footer="720" w:gutter="0"/>
          <w:cols w:num="2" w:space="720" w:equalWidth="0">
            <w:col w:w="5281" w:space="40"/>
            <w:col w:w="5479"/>
          </w:cols>
        </w:sectPr>
      </w:pPr>
    </w:p>
    <w:p w14:paraId="5EEA787D" w14:textId="1C72C75A" w:rsidR="00497208" w:rsidRDefault="007C7D88">
      <w:pPr>
        <w:pStyle w:val="BodyText"/>
        <w:spacing w:before="71" w:line="249" w:lineRule="auto"/>
        <w:ind w:left="259"/>
      </w:pPr>
      <w:r>
        <w:lastRenderedPageBreak/>
        <w:t>By</w:t>
      </w:r>
      <w:r>
        <w:rPr>
          <w:spacing w:val="-1"/>
        </w:rPr>
        <w:t xml:space="preserve"> </w:t>
      </w:r>
      <w:r>
        <w:t>embedding</w:t>
      </w:r>
      <w:r>
        <w:rPr>
          <w:spacing w:val="-1"/>
        </w:rPr>
        <w:t xml:space="preserve"> </w:t>
      </w:r>
      <w:r>
        <w:t>these</w:t>
      </w:r>
      <w:r>
        <w:rPr>
          <w:spacing w:val="-1"/>
        </w:rPr>
        <w:t xml:space="preserve"> </w:t>
      </w:r>
      <w:r>
        <w:t>early</w:t>
      </w:r>
      <w:r>
        <w:rPr>
          <w:spacing w:val="-1"/>
        </w:rPr>
        <w:t xml:space="preserve"> </w:t>
      </w:r>
      <w:r>
        <w:t>motion</w:t>
      </w:r>
      <w:r>
        <w:rPr>
          <w:spacing w:val="-1"/>
        </w:rPr>
        <w:t xml:space="preserve"> </w:t>
      </w:r>
      <w:r>
        <w:t>cues</w:t>
      </w:r>
      <w:r>
        <w:rPr>
          <w:spacing w:val="-1"/>
        </w:rPr>
        <w:t xml:space="preserve"> </w:t>
      </w:r>
      <w:r>
        <w:t>as</w:t>
      </w:r>
      <w:r>
        <w:rPr>
          <w:spacing w:val="-1"/>
        </w:rPr>
        <w:t xml:space="preserve"> </w:t>
      </w:r>
      <w:r>
        <w:t>learnable</w:t>
      </w:r>
      <w:r>
        <w:rPr>
          <w:spacing w:val="-1"/>
        </w:rPr>
        <w:t xml:space="preserve"> </w:t>
      </w:r>
      <w:r>
        <w:t xml:space="preserve">features in skeleton-based action recognition </w:t>
      </w:r>
      <w:del w:id="154" w:author="Christopher McCarthy" w:date="2025-12-12T14:43:00Z" w16du:dateUtc="2025-12-12T03:43:00Z">
        <w:r w:rsidDel="009F0EC0">
          <w:delText>models</w:delText>
        </w:r>
      </w:del>
      <w:ins w:id="155" w:author="Christopher McCarthy" w:date="2025-12-12T14:43:00Z" w16du:dateUtc="2025-12-12T03:43:00Z">
        <w:r w:rsidR="009F0EC0">
          <w:t>architectures</w:t>
        </w:r>
      </w:ins>
      <w:r>
        <w:t xml:space="preserve">, we aim to show </w:t>
      </w:r>
      <w:del w:id="156" w:author="Christopher McCarthy" w:date="2025-12-12T14:43:00Z" w16du:dateUtc="2025-12-12T03:43:00Z">
        <w:r w:rsidDel="00DC7B11">
          <w:delText>that the</w:delText>
        </w:r>
      </w:del>
      <w:ins w:id="157" w:author="Christopher McCarthy" w:date="2025-12-12T14:43:00Z" w16du:dateUtc="2025-12-12T03:43:00Z">
        <w:r w:rsidR="00DC7B11">
          <w:t>such</w:t>
        </w:r>
      </w:ins>
      <w:r>
        <w:t xml:space="preserve"> features </w:t>
      </w:r>
      <w:del w:id="158" w:author="Christopher McCarthy" w:date="2025-12-12T14:43:00Z" w16du:dateUtc="2025-12-12T03:43:00Z">
        <w:r w:rsidDel="00DC7B11">
          <w:delText xml:space="preserve">obtained through the PoseOFF extraction method </w:delText>
        </w:r>
      </w:del>
      <w:r>
        <w:t xml:space="preserve">can </w:t>
      </w:r>
      <w:del w:id="159" w:author="Christopher McCarthy" w:date="2025-12-12T14:43:00Z" w16du:dateUtc="2025-12-12T03:43:00Z">
        <w:r w:rsidDel="00DC7B11">
          <w:delText xml:space="preserve">provide </w:delText>
        </w:r>
      </w:del>
      <w:ins w:id="160" w:author="Christopher McCarthy" w:date="2025-12-12T14:43:00Z" w16du:dateUtc="2025-12-12T03:43:00Z">
        <w:r w:rsidR="00DC7B11">
          <w:t>support such</w:t>
        </w:r>
        <w:r w:rsidR="00DC7B11">
          <w:t xml:space="preserve"> </w:t>
        </w:r>
      </w:ins>
      <w:del w:id="161" w:author="Christopher McCarthy" w:date="2025-12-12T14:43:00Z" w16du:dateUtc="2025-12-12T03:43:00Z">
        <w:r w:rsidDel="00DC7B11">
          <w:delText xml:space="preserve">these </w:delText>
        </w:r>
      </w:del>
      <w:r>
        <w:t xml:space="preserve">state-of-the-art models </w:t>
      </w:r>
      <w:ins w:id="162" w:author="Christopher McCarthy" w:date="2025-12-12T14:43:00Z" w16du:dateUtc="2025-12-12T03:43:00Z">
        <w:r w:rsidR="00DC7B11">
          <w:t xml:space="preserve">achieving </w:t>
        </w:r>
      </w:ins>
      <w:r>
        <w:t>comparable accuracy</w:t>
      </w:r>
      <w:r>
        <w:rPr>
          <w:spacing w:val="40"/>
        </w:rPr>
        <w:t xml:space="preserve"> </w:t>
      </w:r>
      <w:r>
        <w:t>with</w:t>
      </w:r>
      <w:r>
        <w:rPr>
          <w:spacing w:val="40"/>
        </w:rPr>
        <w:t xml:space="preserve"> </w:t>
      </w:r>
      <w:r>
        <w:t>fewer</w:t>
      </w:r>
      <w:r>
        <w:rPr>
          <w:spacing w:val="40"/>
        </w:rPr>
        <w:t xml:space="preserve"> </w:t>
      </w:r>
      <w:r>
        <w:t>observed</w:t>
      </w:r>
      <w:r>
        <w:rPr>
          <w:spacing w:val="40"/>
        </w:rPr>
        <w:t xml:space="preserve"> </w:t>
      </w:r>
      <w:r>
        <w:t>frames.</w:t>
      </w:r>
      <w:r>
        <w:rPr>
          <w:spacing w:val="40"/>
        </w:rPr>
        <w:t xml:space="preserve"> </w:t>
      </w:r>
      <w:r>
        <w:t>Moreover,</w:t>
      </w:r>
      <w:r>
        <w:rPr>
          <w:spacing w:val="40"/>
        </w:rPr>
        <w:t xml:space="preserve"> </w:t>
      </w:r>
      <w:r>
        <w:t>we</w:t>
      </w:r>
      <w:r>
        <w:rPr>
          <w:spacing w:val="40"/>
        </w:rPr>
        <w:t xml:space="preserve"> </w:t>
      </w:r>
      <w:r>
        <w:t xml:space="preserve">seek to achieve higher action anticipation ability with minimal additional computational overheads, thus retaining the </w:t>
      </w:r>
      <w:proofErr w:type="spellStart"/>
      <w:r>
        <w:t>feasi-bility</w:t>
      </w:r>
      <w:proofErr w:type="spellEnd"/>
      <w:r>
        <w:t xml:space="preserve"> of the methods applied in real-time settings on standard computing hardware.</w:t>
      </w:r>
    </w:p>
    <w:p w14:paraId="5EEA787E" w14:textId="77777777" w:rsidR="00497208" w:rsidRDefault="007C7D88">
      <w:pPr>
        <w:pStyle w:val="ListParagraph"/>
        <w:numPr>
          <w:ilvl w:val="0"/>
          <w:numId w:val="3"/>
        </w:numPr>
        <w:tabs>
          <w:tab w:val="left" w:pos="529"/>
        </w:tabs>
        <w:spacing w:before="156"/>
        <w:ind w:left="529" w:hanging="270"/>
        <w:jc w:val="left"/>
        <w:rPr>
          <w:i/>
          <w:sz w:val="20"/>
        </w:rPr>
      </w:pPr>
      <w:bookmarkStart w:id="163" w:name="PoseOFF"/>
      <w:bookmarkEnd w:id="163"/>
      <w:proofErr w:type="spellStart"/>
      <w:r>
        <w:rPr>
          <w:i/>
          <w:spacing w:val="-2"/>
          <w:sz w:val="20"/>
        </w:rPr>
        <w:t>PoseOFF</w:t>
      </w:r>
      <w:proofErr w:type="spellEnd"/>
    </w:p>
    <w:p w14:paraId="5EEA787F" w14:textId="18B31AA8" w:rsidR="00497208" w:rsidRDefault="007C7D88">
      <w:pPr>
        <w:pStyle w:val="BodyText"/>
        <w:spacing w:before="81" w:line="249" w:lineRule="auto"/>
        <w:ind w:left="259"/>
      </w:pPr>
      <w:r>
        <w:t xml:space="preserve">Pose-guided Optical Flow Features, </w:t>
      </w:r>
      <w:proofErr w:type="spellStart"/>
      <w:r>
        <w:t>PoseOFF</w:t>
      </w:r>
      <w:proofErr w:type="spellEnd"/>
      <w:r>
        <w:t xml:space="preserve">, is </w:t>
      </w:r>
      <w:ins w:id="164" w:author="Christopher McCarthy" w:date="2025-12-12T14:44:00Z" w16du:dateUtc="2025-12-12T03:44:00Z">
        <w:r w:rsidR="000D0368">
          <w:t xml:space="preserve">our proposed </w:t>
        </w:r>
      </w:ins>
      <w:del w:id="165" w:author="Christopher McCarthy" w:date="2025-12-12T14:44:00Z" w16du:dateUtc="2025-12-12T03:44:00Z">
        <w:r w:rsidDel="000D0368">
          <w:delText>a</w:delText>
        </w:r>
      </w:del>
      <w:r>
        <w:t xml:space="preserve"> feature embedding for </w:t>
      </w:r>
      <w:del w:id="166" w:author="Christopher McCarthy" w:date="2025-12-12T14:44:00Z" w16du:dateUtc="2025-12-12T03:44:00Z">
        <w:r w:rsidDel="007C42BA">
          <w:delText>the task of</w:delText>
        </w:r>
      </w:del>
      <w:ins w:id="167" w:author="Christopher McCarthy" w:date="2025-12-12T14:45:00Z" w16du:dateUtc="2025-12-12T03:45:00Z">
        <w:r w:rsidR="007C42BA">
          <w:t>anticipatory</w:t>
        </w:r>
      </w:ins>
      <w:r>
        <w:t xml:space="preserve"> human action prediction. </w:t>
      </w:r>
      <w:proofErr w:type="spellStart"/>
      <w:r>
        <w:t>PoseOFF</w:t>
      </w:r>
      <w:proofErr w:type="spellEnd"/>
      <w:r>
        <w:t xml:space="preserve"> aims</w:t>
      </w:r>
      <w:r>
        <w:rPr>
          <w:spacing w:val="40"/>
        </w:rPr>
        <w:t xml:space="preserve"> </w:t>
      </w:r>
      <w:r>
        <w:t>to</w:t>
      </w:r>
      <w:r>
        <w:rPr>
          <w:spacing w:val="40"/>
        </w:rPr>
        <w:t xml:space="preserve"> </w:t>
      </w:r>
      <w:r>
        <w:t>capture</w:t>
      </w:r>
      <w:r>
        <w:rPr>
          <w:spacing w:val="40"/>
        </w:rPr>
        <w:t xml:space="preserve"> </w:t>
      </w:r>
      <w:proofErr w:type="spellStart"/>
      <w:r>
        <w:t>localised</w:t>
      </w:r>
      <w:proofErr w:type="spellEnd"/>
      <w:r>
        <w:rPr>
          <w:spacing w:val="40"/>
        </w:rPr>
        <w:t xml:space="preserve"> </w:t>
      </w:r>
      <w:proofErr w:type="spellStart"/>
      <w:r>
        <w:t>spatio</w:t>
      </w:r>
      <w:proofErr w:type="spellEnd"/>
      <w:r>
        <w:t>-temporal</w:t>
      </w:r>
      <w:r>
        <w:rPr>
          <w:spacing w:val="40"/>
        </w:rPr>
        <w:t xml:space="preserve"> </w:t>
      </w:r>
      <w:proofErr w:type="spellStart"/>
      <w:r>
        <w:t>cues</w:t>
      </w:r>
      <w:del w:id="168" w:author="Christopher McCarthy" w:date="2025-12-12T14:45:00Z" w16du:dateUtc="2025-12-12T03:45:00Z">
        <w:r w:rsidDel="00675BE5">
          <w:rPr>
            <w:spacing w:val="40"/>
          </w:rPr>
          <w:delText xml:space="preserve"> </w:delText>
        </w:r>
      </w:del>
      <w:r>
        <w:t>at</w:t>
      </w:r>
      <w:proofErr w:type="spellEnd"/>
      <w:r>
        <w:rPr>
          <w:spacing w:val="40"/>
        </w:rPr>
        <w:t xml:space="preserve"> </w:t>
      </w:r>
      <w:r>
        <w:t>the</w:t>
      </w:r>
      <w:r>
        <w:rPr>
          <w:spacing w:val="40"/>
        </w:rPr>
        <w:t xml:space="preserve"> </w:t>
      </w:r>
      <w:r>
        <w:t xml:space="preserve">onset of human </w:t>
      </w:r>
      <w:proofErr w:type="gramStart"/>
      <w:r>
        <w:t xml:space="preserve">actions, </w:t>
      </w:r>
      <w:ins w:id="169" w:author="Christopher McCarthy" w:date="2025-12-12T14:45:00Z" w16du:dateUtc="2025-12-12T03:45:00Z">
        <w:r w:rsidR="00675BE5">
          <w:t xml:space="preserve"> anchored</w:t>
        </w:r>
        <w:proofErr w:type="gramEnd"/>
        <w:r w:rsidR="00675BE5">
          <w:t xml:space="preserve"> at each skeletal </w:t>
        </w:r>
        <w:proofErr w:type="spellStart"/>
        <w:r w:rsidR="00675BE5">
          <w:t>keypoint</w:t>
        </w:r>
        <w:proofErr w:type="spellEnd"/>
        <w:r w:rsidR="00675BE5">
          <w:t xml:space="preserve">, </w:t>
        </w:r>
      </w:ins>
      <w:r>
        <w:t>which may be observable from the local deformation of optical flow fields</w:t>
      </w:r>
      <w:ins w:id="170" w:author="Christopher McCarthy" w:date="2025-12-12T14:46:00Z" w16du:dateUtc="2025-12-12T03:46:00Z">
        <w:r w:rsidR="005E5D1D">
          <w:t xml:space="preserve"> around each point</w:t>
        </w:r>
      </w:ins>
      <w:r>
        <w:t>.</w:t>
      </w:r>
      <w:ins w:id="171" w:author="Christopher McCarthy" w:date="2025-12-12T14:46:00Z" w16du:dateUtc="2025-12-12T03:46:00Z">
        <w:r w:rsidR="005E5D1D">
          <w:t xml:space="preserve">  </w:t>
        </w:r>
      </w:ins>
      <w:r>
        <w:t xml:space="preserve"> </w:t>
      </w:r>
      <w:del w:id="172" w:author="Christopher McCarthy" w:date="2025-12-12T14:46:00Z" w16du:dateUtc="2025-12-12T03:46:00Z">
        <w:r w:rsidDel="005E5D1D">
          <w:delText>We have chosen to sample these</w:delText>
        </w:r>
        <w:r w:rsidDel="005E5D1D">
          <w:rPr>
            <w:spacing w:val="-13"/>
          </w:rPr>
          <w:delText xml:space="preserve"> </w:delText>
        </w:r>
        <w:r w:rsidDel="005E5D1D">
          <w:delText>spatio-temporal</w:delText>
        </w:r>
        <w:r w:rsidDel="005E5D1D">
          <w:rPr>
            <w:spacing w:val="-12"/>
          </w:rPr>
          <w:delText xml:space="preserve"> </w:delText>
        </w:r>
        <w:r w:rsidDel="005E5D1D">
          <w:delText>cues</w:delText>
        </w:r>
        <w:r w:rsidDel="005E5D1D">
          <w:rPr>
            <w:spacing w:val="-13"/>
          </w:rPr>
          <w:delText xml:space="preserve"> </w:delText>
        </w:r>
        <w:r w:rsidDel="005E5D1D">
          <w:delText>surrounding</w:delText>
        </w:r>
        <w:r w:rsidDel="005E5D1D">
          <w:rPr>
            <w:spacing w:val="-12"/>
          </w:rPr>
          <w:delText xml:space="preserve"> </w:delText>
        </w:r>
        <w:r w:rsidDel="005E5D1D">
          <w:delText>human-pose</w:delText>
        </w:r>
        <w:r w:rsidDel="005E5D1D">
          <w:rPr>
            <w:spacing w:val="-13"/>
          </w:rPr>
          <w:delText xml:space="preserve"> </w:delText>
        </w:r>
        <w:r w:rsidDel="005E5D1D">
          <w:delText xml:space="preserve">keypoints. </w:delText>
        </w:r>
      </w:del>
      <w:r>
        <w:t xml:space="preserve">The choice of sampling these areas in videos is well aligned </w:t>
      </w:r>
      <w:r>
        <w:rPr>
          <w:color w:val="000000"/>
          <w:shd w:val="clear" w:color="auto" w:fill="FEBF99"/>
        </w:rPr>
        <w:t>with vision science literature, which has shown that human</w:t>
      </w:r>
      <w:r>
        <w:rPr>
          <w:color w:val="000000"/>
        </w:rPr>
        <w:t xml:space="preserve"> </w:t>
      </w:r>
      <w:r>
        <w:rPr>
          <w:color w:val="000000"/>
          <w:shd w:val="clear" w:color="auto" w:fill="FEBF99"/>
        </w:rPr>
        <w:t>perception of other human movement is primed by human</w:t>
      </w:r>
      <w:r>
        <w:rPr>
          <w:color w:val="000000"/>
        </w:rPr>
        <w:t xml:space="preserve"> </w:t>
      </w:r>
      <w:r>
        <w:rPr>
          <w:color w:val="000000"/>
          <w:shd w:val="clear" w:color="auto" w:fill="FEBF99"/>
        </w:rPr>
        <w:t xml:space="preserve">motion cues in these key areas </w:t>
      </w:r>
      <w:proofErr w:type="gramStart"/>
      <w:r>
        <w:rPr>
          <w:color w:val="000000"/>
          <w:shd w:val="clear" w:color="auto" w:fill="FEBF99"/>
        </w:rPr>
        <w:t>in order to</w:t>
      </w:r>
      <w:proofErr w:type="gramEnd"/>
      <w:r>
        <w:rPr>
          <w:color w:val="000000"/>
          <w:shd w:val="clear" w:color="auto" w:fill="FEBF99"/>
        </w:rPr>
        <w:t xml:space="preserve"> react and respond</w:t>
      </w:r>
      <w:r>
        <w:rPr>
          <w:color w:val="000000"/>
          <w:spacing w:val="80"/>
        </w:rPr>
        <w:t xml:space="preserve"> </w:t>
      </w:r>
      <w:r>
        <w:rPr>
          <w:color w:val="000000"/>
          <w:shd w:val="clear" w:color="auto" w:fill="FEBF99"/>
        </w:rPr>
        <w:t>in</w:t>
      </w:r>
      <w:r>
        <w:rPr>
          <w:color w:val="000000"/>
          <w:spacing w:val="-9"/>
          <w:shd w:val="clear" w:color="auto" w:fill="FEBF99"/>
        </w:rPr>
        <w:t xml:space="preserve"> </w:t>
      </w:r>
      <w:r>
        <w:rPr>
          <w:color w:val="000000"/>
          <w:shd w:val="clear" w:color="auto" w:fill="FEBF99"/>
        </w:rPr>
        <w:t>a</w:t>
      </w:r>
      <w:r>
        <w:rPr>
          <w:color w:val="000000"/>
          <w:spacing w:val="-9"/>
          <w:shd w:val="clear" w:color="auto" w:fill="FEBF99"/>
        </w:rPr>
        <w:t xml:space="preserve"> </w:t>
      </w:r>
      <w:r>
        <w:rPr>
          <w:color w:val="000000"/>
          <w:shd w:val="clear" w:color="auto" w:fill="FEBF99"/>
        </w:rPr>
        <w:t>timely</w:t>
      </w:r>
      <w:r>
        <w:rPr>
          <w:color w:val="000000"/>
          <w:spacing w:val="-9"/>
          <w:shd w:val="clear" w:color="auto" w:fill="FEBF99"/>
        </w:rPr>
        <w:t xml:space="preserve"> </w:t>
      </w:r>
      <w:r>
        <w:rPr>
          <w:color w:val="000000"/>
          <w:shd w:val="clear" w:color="auto" w:fill="FEBF99"/>
        </w:rPr>
        <w:t>manner.</w:t>
      </w:r>
      <w:r>
        <w:rPr>
          <w:color w:val="000000"/>
          <w:spacing w:val="-9"/>
        </w:rPr>
        <w:t xml:space="preserve"> </w:t>
      </w:r>
      <w:r>
        <w:rPr>
          <w:color w:val="000000"/>
        </w:rPr>
        <w:t>Given</w:t>
      </w:r>
      <w:r>
        <w:rPr>
          <w:color w:val="000000"/>
          <w:spacing w:val="-9"/>
        </w:rPr>
        <w:t xml:space="preserve"> </w:t>
      </w:r>
      <w:r>
        <w:rPr>
          <w:color w:val="000000"/>
        </w:rPr>
        <w:t>our</w:t>
      </w:r>
      <w:r>
        <w:rPr>
          <w:color w:val="000000"/>
          <w:spacing w:val="-9"/>
        </w:rPr>
        <w:t xml:space="preserve"> </w:t>
      </w:r>
      <w:ins w:id="173" w:author="Christopher McCarthy" w:date="2025-12-12T14:47:00Z" w16du:dateUtc="2025-12-12T03:47:00Z">
        <w:r w:rsidR="00DF3F67">
          <w:rPr>
            <w:color w:val="000000"/>
            <w:spacing w:val="-9"/>
          </w:rPr>
          <w:t xml:space="preserve">targeted </w:t>
        </w:r>
      </w:ins>
      <w:r>
        <w:rPr>
          <w:color w:val="000000"/>
        </w:rPr>
        <w:t>application</w:t>
      </w:r>
      <w:r>
        <w:rPr>
          <w:color w:val="000000"/>
          <w:spacing w:val="-9"/>
        </w:rPr>
        <w:t xml:space="preserve"> </w:t>
      </w:r>
      <w:r>
        <w:rPr>
          <w:color w:val="000000"/>
        </w:rPr>
        <w:t>area</w:t>
      </w:r>
      <w:ins w:id="174" w:author="Christopher McCarthy" w:date="2025-12-12T14:47:00Z" w16du:dateUtc="2025-12-12T03:47:00Z">
        <w:r w:rsidR="00DF3F67">
          <w:rPr>
            <w:color w:val="000000"/>
          </w:rPr>
          <w:t>s</w:t>
        </w:r>
      </w:ins>
      <w:r>
        <w:rPr>
          <w:color w:val="000000"/>
          <w:spacing w:val="-9"/>
        </w:rPr>
        <w:t xml:space="preserve"> </w:t>
      </w:r>
      <w:del w:id="175" w:author="Christopher McCarthy" w:date="2025-12-12T14:47:00Z" w16du:dateUtc="2025-12-12T03:47:00Z">
        <w:r w:rsidDel="00DF3F67">
          <w:rPr>
            <w:color w:val="000000"/>
          </w:rPr>
          <w:delText>seek</w:delText>
        </w:r>
        <w:r w:rsidDel="00DF3F67">
          <w:rPr>
            <w:color w:val="000000"/>
          </w:rPr>
          <w:delText>s</w:delText>
        </w:r>
        <w:r w:rsidDel="00DF3F67">
          <w:rPr>
            <w:color w:val="000000"/>
            <w:spacing w:val="-9"/>
          </w:rPr>
          <w:delText xml:space="preserve"> </w:delText>
        </w:r>
        <w:r w:rsidDel="00DF3F67">
          <w:rPr>
            <w:color w:val="000000"/>
          </w:rPr>
          <w:delText>to</w:delText>
        </w:r>
        <w:r w:rsidDel="00DF3F67">
          <w:rPr>
            <w:color w:val="000000"/>
            <w:spacing w:val="-9"/>
          </w:rPr>
          <w:delText xml:space="preserve"> </w:delText>
        </w:r>
        <w:r w:rsidDel="00DF3F67">
          <w:rPr>
            <w:color w:val="000000"/>
          </w:rPr>
          <w:delText>support</w:delText>
        </w:r>
      </w:del>
      <w:ins w:id="176" w:author="Christopher McCarthy" w:date="2025-12-12T14:47:00Z" w16du:dateUtc="2025-12-12T03:47:00Z">
        <w:r w:rsidR="00DF3F67">
          <w:rPr>
            <w:color w:val="000000"/>
          </w:rPr>
          <w:t>require</w:t>
        </w:r>
      </w:ins>
      <w:r>
        <w:rPr>
          <w:color w:val="000000"/>
        </w:rPr>
        <w:t xml:space="preserve"> similar capabilities, </w:t>
      </w:r>
      <w:del w:id="177" w:author="Christopher McCarthy" w:date="2025-12-12T14:46:00Z" w16du:dateUtc="2025-12-12T03:46:00Z">
        <w:r w:rsidDel="00285C2E">
          <w:rPr>
            <w:color w:val="000000"/>
          </w:rPr>
          <w:delText>it makes sense to</w:delText>
        </w:r>
      </w:del>
      <w:ins w:id="178" w:author="Christopher McCarthy" w:date="2025-12-12T14:46:00Z" w16du:dateUtc="2025-12-12T03:46:00Z">
        <w:r w:rsidR="00285C2E">
          <w:rPr>
            <w:color w:val="000000"/>
          </w:rPr>
          <w:t>it is of interest to</w:t>
        </w:r>
      </w:ins>
      <w:r>
        <w:rPr>
          <w:color w:val="000000"/>
        </w:rPr>
        <w:t xml:space="preserve"> explore how </w:t>
      </w:r>
      <w:del w:id="179" w:author="Christopher McCarthy" w:date="2025-12-12T14:47:00Z" w16du:dateUtc="2025-12-12T03:47:00Z">
        <w:r w:rsidDel="009C2C1F">
          <w:rPr>
            <w:color w:val="000000"/>
          </w:rPr>
          <w:delText xml:space="preserve">this </w:delText>
        </w:r>
      </w:del>
      <w:ins w:id="180" w:author="Christopher McCarthy" w:date="2025-12-12T14:47:00Z" w16du:dateUtc="2025-12-12T03:47:00Z">
        <w:r w:rsidR="009C2C1F">
          <w:rPr>
            <w:color w:val="000000"/>
          </w:rPr>
          <w:t xml:space="preserve">visual motion </w:t>
        </w:r>
        <w:proofErr w:type="gramStart"/>
        <w:r w:rsidR="009C2C1F">
          <w:rPr>
            <w:color w:val="000000"/>
          </w:rPr>
          <w:t>cu</w:t>
        </w:r>
      </w:ins>
      <w:ins w:id="181" w:author="Christopher McCarthy" w:date="2025-12-12T14:48:00Z" w16du:dateUtc="2025-12-12T03:48:00Z">
        <w:r w:rsidR="009C2C1F">
          <w:rPr>
            <w:color w:val="000000"/>
          </w:rPr>
          <w:t xml:space="preserve">es </w:t>
        </w:r>
      </w:ins>
      <w:ins w:id="182" w:author="Christopher McCarthy" w:date="2025-12-12T14:47:00Z" w16du:dateUtc="2025-12-12T03:47:00Z">
        <w:r w:rsidR="009C2C1F">
          <w:rPr>
            <w:color w:val="000000"/>
          </w:rPr>
          <w:t xml:space="preserve"> </w:t>
        </w:r>
      </w:ins>
      <w:proofErr w:type="spellStart"/>
      <w:r>
        <w:rPr>
          <w:color w:val="000000"/>
        </w:rPr>
        <w:t>may</w:t>
      </w:r>
      <w:proofErr w:type="gramEnd"/>
      <w:del w:id="183" w:author="Christopher McCarthy" w:date="2025-12-12T14:47:00Z" w16du:dateUtc="2025-12-12T03:47:00Z">
        <w:r w:rsidDel="00DF3F67">
          <w:rPr>
            <w:color w:val="000000"/>
            <w:spacing w:val="80"/>
          </w:rPr>
          <w:delText xml:space="preserve"> </w:delText>
        </w:r>
      </w:del>
      <w:r>
        <w:rPr>
          <w:color w:val="000000"/>
        </w:rPr>
        <w:t>be</w:t>
      </w:r>
      <w:proofErr w:type="spellEnd"/>
      <w:r>
        <w:rPr>
          <w:color w:val="000000"/>
        </w:rPr>
        <w:t xml:space="preserve"> </w:t>
      </w:r>
      <w:proofErr w:type="spellStart"/>
      <w:r>
        <w:rPr>
          <w:color w:val="000000"/>
        </w:rPr>
        <w:t>utilised</w:t>
      </w:r>
      <w:proofErr w:type="spellEnd"/>
      <w:r>
        <w:rPr>
          <w:color w:val="000000"/>
        </w:rPr>
        <w:t xml:space="preserve"> in an artificial vision system.</w:t>
      </w:r>
    </w:p>
    <w:p w14:paraId="5EEA7880" w14:textId="77777777" w:rsidR="00497208" w:rsidRDefault="007C7D88">
      <w:pPr>
        <w:pStyle w:val="BodyText"/>
        <w:spacing w:before="2" w:line="249" w:lineRule="auto"/>
        <w:ind w:left="259"/>
      </w:pPr>
      <w:commentRangeStart w:id="184"/>
      <w:r>
        <w:t>To</w:t>
      </w:r>
      <w:r>
        <w:rPr>
          <w:spacing w:val="-2"/>
        </w:rPr>
        <w:t xml:space="preserve"> </w:t>
      </w:r>
      <w:r>
        <w:t>obtain</w:t>
      </w:r>
      <w:r>
        <w:rPr>
          <w:spacing w:val="-2"/>
        </w:rPr>
        <w:t xml:space="preserve"> </w:t>
      </w:r>
      <w:proofErr w:type="spellStart"/>
      <w:r>
        <w:t>PoseOFF</w:t>
      </w:r>
      <w:proofErr w:type="spellEnd"/>
      <w:r>
        <w:rPr>
          <w:spacing w:val="-2"/>
        </w:rPr>
        <w:t xml:space="preserve"> </w:t>
      </w:r>
      <w:r>
        <w:t>features</w:t>
      </w:r>
      <w:r>
        <w:rPr>
          <w:spacing w:val="-2"/>
        </w:rPr>
        <w:t xml:space="preserve"> </w:t>
      </w:r>
      <w:r>
        <w:t>for</w:t>
      </w:r>
      <w:r>
        <w:rPr>
          <w:spacing w:val="-2"/>
        </w:rPr>
        <w:t xml:space="preserve"> </w:t>
      </w:r>
      <w:r>
        <w:t>a</w:t>
      </w:r>
      <w:r>
        <w:rPr>
          <w:spacing w:val="-2"/>
        </w:rPr>
        <w:t xml:space="preserve"> </w:t>
      </w:r>
      <w:r>
        <w:t>video</w:t>
      </w:r>
      <w:r>
        <w:rPr>
          <w:spacing w:val="-2"/>
        </w:rPr>
        <w:t xml:space="preserve"> </w:t>
      </w:r>
      <w:r>
        <w:t>containing</w:t>
      </w:r>
      <w:r>
        <w:rPr>
          <w:spacing w:val="-2"/>
        </w:rPr>
        <w:t xml:space="preserve"> </w:t>
      </w:r>
      <w:r>
        <w:t>a</w:t>
      </w:r>
      <w:r>
        <w:rPr>
          <w:spacing w:val="-2"/>
        </w:rPr>
        <w:t xml:space="preserve"> </w:t>
      </w:r>
      <w:r>
        <w:t xml:space="preserve">human action, two types of data are extracted from </w:t>
      </w:r>
      <w:proofErr w:type="gramStart"/>
      <w:r>
        <w:t>videos;</w:t>
      </w:r>
      <w:proofErr w:type="gramEnd"/>
      <w:r>
        <w:t xml:space="preserve"> human skeleton </w:t>
      </w:r>
      <w:proofErr w:type="spellStart"/>
      <w:r>
        <w:t>keypoints</w:t>
      </w:r>
      <w:proofErr w:type="spellEnd"/>
      <w:r>
        <w:t xml:space="preserve"> (poses) and </w:t>
      </w:r>
      <w:r>
        <w:rPr>
          <w:color w:val="000000"/>
          <w:shd w:val="clear" w:color="auto" w:fill="FEBF99"/>
        </w:rPr>
        <w:t>optical flow.</w:t>
      </w:r>
      <w:r>
        <w:rPr>
          <w:color w:val="000000"/>
        </w:rPr>
        <w:t xml:space="preserve"> From each frame of</w:t>
      </w:r>
      <w:r>
        <w:rPr>
          <w:color w:val="000000"/>
          <w:spacing w:val="-1"/>
        </w:rPr>
        <w:t xml:space="preserve"> </w:t>
      </w:r>
      <w:r>
        <w:rPr>
          <w:color w:val="000000"/>
        </w:rPr>
        <w:t>video,</w:t>
      </w:r>
      <w:r>
        <w:rPr>
          <w:color w:val="000000"/>
          <w:spacing w:val="-1"/>
        </w:rPr>
        <w:t xml:space="preserve"> </w:t>
      </w:r>
      <w:r>
        <w:rPr>
          <w:color w:val="000000"/>
        </w:rPr>
        <w:t>human</w:t>
      </w:r>
      <w:r>
        <w:rPr>
          <w:color w:val="000000"/>
          <w:spacing w:val="-1"/>
        </w:rPr>
        <w:t xml:space="preserve"> </w:t>
      </w:r>
      <w:r>
        <w:rPr>
          <w:color w:val="000000"/>
        </w:rPr>
        <w:t>poses</w:t>
      </w:r>
      <w:r>
        <w:rPr>
          <w:color w:val="000000"/>
          <w:spacing w:val="-1"/>
        </w:rPr>
        <w:t xml:space="preserve"> </w:t>
      </w:r>
      <w:r>
        <w:rPr>
          <w:color w:val="000000"/>
        </w:rPr>
        <w:t>are</w:t>
      </w:r>
      <w:r>
        <w:rPr>
          <w:color w:val="000000"/>
          <w:spacing w:val="-1"/>
        </w:rPr>
        <w:t xml:space="preserve"> </w:t>
      </w:r>
      <w:r>
        <w:rPr>
          <w:color w:val="000000"/>
        </w:rPr>
        <w:t>estimated,</w:t>
      </w:r>
      <w:r>
        <w:rPr>
          <w:color w:val="000000"/>
          <w:spacing w:val="-2"/>
        </w:rPr>
        <w:t xml:space="preserve"> </w:t>
      </w:r>
      <w:r>
        <w:rPr>
          <w:color w:val="000000"/>
        </w:rPr>
        <w:t>producing</w:t>
      </w:r>
      <w:r>
        <w:rPr>
          <w:color w:val="000000"/>
          <w:spacing w:val="-1"/>
        </w:rPr>
        <w:t xml:space="preserve"> </w:t>
      </w:r>
      <w:r>
        <w:rPr>
          <w:color w:val="000000"/>
        </w:rPr>
        <w:t>a</w:t>
      </w:r>
      <w:r>
        <w:rPr>
          <w:color w:val="000000"/>
          <w:spacing w:val="-1"/>
        </w:rPr>
        <w:t xml:space="preserve"> </w:t>
      </w:r>
      <w:r>
        <w:rPr>
          <w:color w:val="000000"/>
        </w:rPr>
        <w:t>set</w:t>
      </w:r>
      <w:r>
        <w:rPr>
          <w:color w:val="000000"/>
          <w:spacing w:val="-1"/>
        </w:rPr>
        <w:t xml:space="preserve"> </w:t>
      </w:r>
      <w:r>
        <w:rPr>
          <w:color w:val="000000"/>
        </w:rPr>
        <w:t>of</w:t>
      </w:r>
      <w:r>
        <w:rPr>
          <w:color w:val="000000"/>
          <w:spacing w:val="-1"/>
        </w:rPr>
        <w:t xml:space="preserve"> </w:t>
      </w:r>
      <w:r>
        <w:rPr>
          <w:color w:val="000000"/>
        </w:rPr>
        <w:t xml:space="preserve">points within image space where key joints are located (for example, elbows, shoulders, hips, knees). For each pair of temporally adjacent frames, optical flow is estimated, producing a vector field indicating the motion of the pixels between the adjacent </w:t>
      </w:r>
      <w:r>
        <w:rPr>
          <w:color w:val="000000"/>
          <w:spacing w:val="-2"/>
        </w:rPr>
        <w:t>frames.</w:t>
      </w:r>
      <w:commentRangeEnd w:id="184"/>
      <w:r w:rsidR="00B22572">
        <w:rPr>
          <w:rStyle w:val="CommentReference"/>
        </w:rPr>
        <w:commentReference w:id="184"/>
      </w:r>
    </w:p>
    <w:p w14:paraId="5EEA7881" w14:textId="5531003B" w:rsidR="00497208" w:rsidRDefault="007C7D88">
      <w:pPr>
        <w:pStyle w:val="BodyText"/>
        <w:spacing w:before="2" w:line="249" w:lineRule="auto"/>
        <w:ind w:left="259"/>
      </w:pPr>
      <w:r>
        <w:t xml:space="preserve">Based on the estimated locations of skeleton </w:t>
      </w:r>
      <w:proofErr w:type="spellStart"/>
      <w:r>
        <w:t>keypoints</w:t>
      </w:r>
      <w:proofErr w:type="spellEnd"/>
      <w:r>
        <w:t>, square windows are samples from the optical flow vector</w:t>
      </w:r>
      <w:r>
        <w:rPr>
          <w:spacing w:val="40"/>
        </w:rPr>
        <w:t xml:space="preserve"> </w:t>
      </w:r>
      <w:r>
        <w:t xml:space="preserve">field. </w:t>
      </w:r>
      <w:commentRangeStart w:id="185"/>
      <w:r>
        <w:t>Human skeleton action recognition models represent</w:t>
      </w:r>
      <w:r>
        <w:rPr>
          <w:spacing w:val="80"/>
          <w:w w:val="150"/>
        </w:rPr>
        <w:t xml:space="preserve"> </w:t>
      </w:r>
      <w:r>
        <w:t xml:space="preserve">the skeleton </w:t>
      </w:r>
      <w:proofErr w:type="spellStart"/>
      <w:r>
        <w:t>keypoints</w:t>
      </w:r>
      <w:proofErr w:type="spellEnd"/>
      <w:r>
        <w:t xml:space="preserve"> as a graph, with nodes of the graph containing information about the relative 2D or 3D positions of </w:t>
      </w:r>
      <w:proofErr w:type="spellStart"/>
      <w:r>
        <w:t>keypoints</w:t>
      </w:r>
      <w:proofErr w:type="spellEnd"/>
      <w:r>
        <w:t xml:space="preserve">. </w:t>
      </w:r>
      <w:proofErr w:type="spellStart"/>
      <w:r>
        <w:t>PoseOFF</w:t>
      </w:r>
      <w:proofErr w:type="spellEnd"/>
      <w:r>
        <w:t xml:space="preserve"> appends the windows of optical flow surrounding</w:t>
      </w:r>
      <w:r>
        <w:rPr>
          <w:spacing w:val="-5"/>
        </w:rPr>
        <w:t xml:space="preserve"> </w:t>
      </w:r>
      <w:r>
        <w:t>these</w:t>
      </w:r>
      <w:r>
        <w:rPr>
          <w:spacing w:val="-6"/>
        </w:rPr>
        <w:t xml:space="preserve"> </w:t>
      </w:r>
      <w:proofErr w:type="spellStart"/>
      <w:r>
        <w:t>keypoints</w:t>
      </w:r>
      <w:proofErr w:type="spellEnd"/>
      <w:r>
        <w:rPr>
          <w:spacing w:val="-5"/>
        </w:rPr>
        <w:t xml:space="preserve"> </w:t>
      </w:r>
      <w:r>
        <w:t>as</w:t>
      </w:r>
      <w:r>
        <w:rPr>
          <w:spacing w:val="-5"/>
        </w:rPr>
        <w:t xml:space="preserve"> </w:t>
      </w:r>
      <w:r>
        <w:t>additional</w:t>
      </w:r>
      <w:r>
        <w:rPr>
          <w:spacing w:val="-5"/>
        </w:rPr>
        <w:t xml:space="preserve"> </w:t>
      </w:r>
      <w:r>
        <w:t>graph</w:t>
      </w:r>
      <w:r>
        <w:rPr>
          <w:spacing w:val="-6"/>
        </w:rPr>
        <w:t xml:space="preserve"> </w:t>
      </w:r>
      <w:r>
        <w:t>node</w:t>
      </w:r>
      <w:r>
        <w:rPr>
          <w:spacing w:val="-5"/>
        </w:rPr>
        <w:t xml:space="preserve"> </w:t>
      </w:r>
      <w:proofErr w:type="spellStart"/>
      <w:r>
        <w:t>informa-tion</w:t>
      </w:r>
      <w:proofErr w:type="spellEnd"/>
      <w:r>
        <w:t>.</w:t>
      </w:r>
      <w:commentRangeEnd w:id="185"/>
      <w:r w:rsidR="00F637ED">
        <w:rPr>
          <w:rStyle w:val="CommentReference"/>
        </w:rPr>
        <w:commentReference w:id="185"/>
      </w:r>
      <w:r>
        <w:t xml:space="preserve"> An overview of </w:t>
      </w:r>
      <w:del w:id="186" w:author="Christopher McCarthy" w:date="2025-12-12T14:58:00Z" w16du:dateUtc="2025-12-12T03:58:00Z">
        <w:r w:rsidDel="004E03D4">
          <w:delText xml:space="preserve">the </w:delText>
        </w:r>
      </w:del>
      <w:ins w:id="187" w:author="Christopher McCarthy" w:date="2025-12-12T14:59:00Z" w16du:dateUtc="2025-12-12T03:59:00Z">
        <w:r w:rsidR="003C0BFC">
          <w:t xml:space="preserve">the full </w:t>
        </w:r>
      </w:ins>
      <w:ins w:id="188" w:author="Christopher McCarthy" w:date="2025-12-12T15:00:00Z" w16du:dateUtc="2025-12-12T04:00:00Z">
        <w:r w:rsidR="003C0BFC">
          <w:t xml:space="preserve">action prediction </w:t>
        </w:r>
        <w:proofErr w:type="spellStart"/>
        <w:r w:rsidR="003C0BFC">
          <w:t>pipeline</w:t>
        </w:r>
      </w:ins>
      <w:del w:id="189" w:author="Christopher McCarthy" w:date="2025-12-12T14:58:00Z" w16du:dateUtc="2025-12-12T03:58:00Z">
        <w:r w:rsidDel="004E03D4">
          <w:delText xml:space="preserve">data extraction approach </w:delText>
        </w:r>
      </w:del>
      <w:r>
        <w:t>is</w:t>
      </w:r>
      <w:proofErr w:type="spellEnd"/>
      <w:r>
        <w:t xml:space="preserve"> depicted in </w:t>
      </w:r>
      <w:hyperlink w:anchor="_bookmark0" w:history="1">
        <w:r>
          <w:t>Figure 1.</w:t>
        </w:r>
      </w:hyperlink>
    </w:p>
    <w:p w14:paraId="5EEA7882" w14:textId="77777777" w:rsidR="00497208" w:rsidRDefault="007C7D88">
      <w:pPr>
        <w:pStyle w:val="BodyText"/>
        <w:spacing w:before="2" w:line="244" w:lineRule="auto"/>
        <w:ind w:left="259"/>
      </w:pPr>
      <w:r>
        <w:t xml:space="preserve">The input to the </w:t>
      </w:r>
      <w:proofErr w:type="spellStart"/>
      <w:r>
        <w:t>PoseOFF</w:t>
      </w:r>
      <w:proofErr w:type="spellEnd"/>
      <w:r>
        <w:t xml:space="preserve"> embedding extraction method is an</w:t>
      </w:r>
      <w:r>
        <w:rPr>
          <w:spacing w:val="18"/>
        </w:rPr>
        <w:t xml:space="preserve"> </w:t>
      </w:r>
      <w:r>
        <w:t>RGB</w:t>
      </w:r>
      <w:r>
        <w:rPr>
          <w:spacing w:val="18"/>
        </w:rPr>
        <w:t xml:space="preserve"> </w:t>
      </w:r>
      <w:r>
        <w:t>video</w:t>
      </w:r>
      <w:r>
        <w:rPr>
          <w:spacing w:val="18"/>
        </w:rPr>
        <w:t xml:space="preserve"> </w:t>
      </w:r>
      <w:r>
        <w:t>of</w:t>
      </w:r>
      <w:r>
        <w:rPr>
          <w:spacing w:val="18"/>
        </w:rPr>
        <w:t xml:space="preserve"> </w:t>
      </w:r>
      <w:r>
        <w:rPr>
          <w:rFonts w:ascii="Bookman Old Style" w:hAnsi="Bookman Old Style"/>
          <w:i/>
        </w:rPr>
        <w:t>T</w:t>
      </w:r>
      <w:r>
        <w:rPr>
          <w:rFonts w:ascii="Bookman Old Style" w:hAnsi="Bookman Old Style"/>
          <w:i/>
          <w:spacing w:val="34"/>
        </w:rPr>
        <w:t xml:space="preserve"> </w:t>
      </w:r>
      <w:r>
        <w:t>frames.</w:t>
      </w:r>
      <w:r>
        <w:rPr>
          <w:spacing w:val="18"/>
        </w:rPr>
        <w:t xml:space="preserve"> </w:t>
      </w:r>
      <w:r>
        <w:t>For</w:t>
      </w:r>
      <w:r>
        <w:rPr>
          <w:spacing w:val="18"/>
        </w:rPr>
        <w:t xml:space="preserve"> </w:t>
      </w:r>
      <w:r>
        <w:t>each</w:t>
      </w:r>
      <w:r>
        <w:rPr>
          <w:spacing w:val="18"/>
        </w:rPr>
        <w:t xml:space="preserve"> </w:t>
      </w:r>
      <w:r>
        <w:t>frame</w:t>
      </w:r>
      <w:r>
        <w:rPr>
          <w:spacing w:val="18"/>
        </w:rPr>
        <w:t xml:space="preserve"> </w:t>
      </w:r>
      <w:r>
        <w:rPr>
          <w:rFonts w:ascii="Bookman Old Style" w:hAnsi="Bookman Old Style"/>
          <w:i/>
        </w:rPr>
        <w:t>t</w:t>
      </w:r>
      <w:r>
        <w:t>,</w:t>
      </w:r>
      <w:r>
        <w:rPr>
          <w:spacing w:val="18"/>
        </w:rPr>
        <w:t xml:space="preserve"> </w:t>
      </w:r>
      <w:r>
        <w:t>we</w:t>
      </w:r>
      <w:r>
        <w:rPr>
          <w:spacing w:val="18"/>
        </w:rPr>
        <w:t xml:space="preserve"> </w:t>
      </w:r>
      <w:r>
        <w:t>extract</w:t>
      </w:r>
      <w:r>
        <w:rPr>
          <w:spacing w:val="18"/>
        </w:rPr>
        <w:t xml:space="preserve"> </w:t>
      </w:r>
      <w:r>
        <w:t>up to</w:t>
      </w:r>
      <w:r>
        <w:rPr>
          <w:spacing w:val="-8"/>
        </w:rPr>
        <w:t xml:space="preserve"> </w:t>
      </w:r>
      <w:r>
        <w:t xml:space="preserve">two human skeletons </w:t>
      </w:r>
      <w:proofErr w:type="gramStart"/>
      <w:r>
        <w:rPr>
          <w:rFonts w:ascii="Bookman Old Style" w:hAnsi="Bookman Old Style"/>
          <w:i/>
        </w:rPr>
        <w:t>M</w:t>
      </w:r>
      <w:r>
        <w:rPr>
          <w:rFonts w:ascii="Bookman Old Style" w:hAnsi="Bookman Old Style"/>
          <w:i/>
          <w:spacing w:val="-15"/>
        </w:rPr>
        <w:t xml:space="preserve"> </w:t>
      </w:r>
      <w:r>
        <w:t>,</w:t>
      </w:r>
      <w:proofErr w:type="gramEnd"/>
      <w:r>
        <w:t xml:space="preserve"> consisting of </w:t>
      </w:r>
      <w:r>
        <w:rPr>
          <w:rFonts w:ascii="Bookman Old Style" w:hAnsi="Bookman Old Style"/>
          <w:i/>
        </w:rPr>
        <w:t>V</w:t>
      </w:r>
      <w:r>
        <w:rPr>
          <w:rFonts w:ascii="Bookman Old Style" w:hAnsi="Bookman Old Style"/>
          <w:i/>
          <w:spacing w:val="40"/>
        </w:rPr>
        <w:t xml:space="preserve"> </w:t>
      </w:r>
      <w:proofErr w:type="spellStart"/>
      <w:r>
        <w:t>keypoints</w:t>
      </w:r>
      <w:proofErr w:type="spellEnd"/>
      <w:r>
        <w:t xml:space="preserve">. Each skeleton </w:t>
      </w:r>
      <w:proofErr w:type="spellStart"/>
      <w:r>
        <w:t>keypoint</w:t>
      </w:r>
      <w:proofErr w:type="spellEnd"/>
      <w:r>
        <w:t xml:space="preserve"> contains </w:t>
      </w:r>
      <w:proofErr w:type="spellStart"/>
      <w:r>
        <w:rPr>
          <w:rFonts w:ascii="Bookman Old Style" w:hAnsi="Bookman Old Style"/>
          <w:i/>
        </w:rPr>
        <w:t>C</w:t>
      </w:r>
      <w:r>
        <w:rPr>
          <w:vertAlign w:val="subscript"/>
        </w:rPr>
        <w:t>pose</w:t>
      </w:r>
      <w:proofErr w:type="spellEnd"/>
      <w:r>
        <w:t xml:space="preserve"> </w:t>
      </w:r>
      <w:r>
        <w:rPr>
          <w:rFonts w:ascii="Garamond" w:hAnsi="Garamond"/>
        </w:rPr>
        <w:t xml:space="preserve">= 3 </w:t>
      </w:r>
      <w:r>
        <w:t xml:space="preserve">channels. Depending on the human pose extraction method, </w:t>
      </w:r>
      <w:commentRangeStart w:id="190"/>
      <w:r>
        <w:t xml:space="preserve">these skeleton </w:t>
      </w:r>
      <w:proofErr w:type="spellStart"/>
      <w:r>
        <w:t>keypoint</w:t>
      </w:r>
      <w:proofErr w:type="spellEnd"/>
      <w:r>
        <w:t xml:space="preserve"> channels either represent </w:t>
      </w:r>
      <w:r>
        <w:rPr>
          <w:rFonts w:ascii="Garamond" w:hAnsi="Garamond"/>
        </w:rPr>
        <w:t>(</w:t>
      </w:r>
      <w:r>
        <w:rPr>
          <w:rFonts w:ascii="Bookman Old Style" w:hAnsi="Bookman Old Style"/>
          <w:i/>
        </w:rPr>
        <w:t>x,</w:t>
      </w:r>
      <w:r>
        <w:rPr>
          <w:rFonts w:ascii="Bookman Old Style" w:hAnsi="Bookman Old Style"/>
          <w:i/>
          <w:spacing w:val="-15"/>
        </w:rPr>
        <w:t xml:space="preserve"> </w:t>
      </w:r>
      <w:r>
        <w:rPr>
          <w:rFonts w:ascii="Bookman Old Style" w:hAnsi="Bookman Old Style"/>
          <w:i/>
        </w:rPr>
        <w:t>y,</w:t>
      </w:r>
      <w:r>
        <w:rPr>
          <w:rFonts w:ascii="Bookman Old Style" w:hAnsi="Bookman Old Style"/>
          <w:i/>
          <w:spacing w:val="-15"/>
        </w:rPr>
        <w:t xml:space="preserve"> </w:t>
      </w:r>
      <w:r>
        <w:rPr>
          <w:rFonts w:ascii="Bookman Old Style" w:hAnsi="Bookman Old Style"/>
          <w:i/>
        </w:rPr>
        <w:t>z</w:t>
      </w:r>
      <w:r>
        <w:rPr>
          <w:rFonts w:ascii="Garamond" w:hAnsi="Garamond"/>
        </w:rPr>
        <w:t xml:space="preserve">) </w:t>
      </w:r>
      <w:r>
        <w:t xml:space="preserve">coordinates, where the z coordinate is an estimation of the distance that </w:t>
      </w:r>
      <w:proofErr w:type="spellStart"/>
      <w:r>
        <w:t>keypoint</w:t>
      </w:r>
      <w:proofErr w:type="spellEnd"/>
      <w:r>
        <w:t xml:space="preserve"> is from the camera, or </w:t>
      </w:r>
      <w:r>
        <w:rPr>
          <w:rFonts w:ascii="Garamond" w:hAnsi="Garamond"/>
        </w:rPr>
        <w:t>(</w:t>
      </w:r>
      <w:r>
        <w:rPr>
          <w:rFonts w:ascii="Bookman Old Style" w:hAnsi="Bookman Old Style"/>
          <w:i/>
        </w:rPr>
        <w:t>x,</w:t>
      </w:r>
      <w:r>
        <w:rPr>
          <w:rFonts w:ascii="Bookman Old Style" w:hAnsi="Bookman Old Style"/>
          <w:i/>
          <w:spacing w:val="-15"/>
        </w:rPr>
        <w:t xml:space="preserve"> </w:t>
      </w:r>
      <w:r>
        <w:rPr>
          <w:rFonts w:ascii="Bookman Old Style" w:hAnsi="Bookman Old Style"/>
          <w:i/>
        </w:rPr>
        <w:t>y,</w:t>
      </w:r>
      <w:r>
        <w:rPr>
          <w:rFonts w:ascii="Bookman Old Style" w:hAnsi="Bookman Old Style"/>
          <w:i/>
          <w:spacing w:val="-15"/>
        </w:rPr>
        <w:t xml:space="preserve"> </w:t>
      </w:r>
      <w:r>
        <w:t>conf.</w:t>
      </w:r>
      <w:r>
        <w:rPr>
          <w:rFonts w:ascii="Garamond" w:hAnsi="Garamond"/>
        </w:rPr>
        <w:t>)</w:t>
      </w:r>
      <w:r>
        <w:t>, where conf. is a value representing</w:t>
      </w:r>
      <w:r>
        <w:rPr>
          <w:spacing w:val="-1"/>
        </w:rPr>
        <w:t xml:space="preserve"> </w:t>
      </w:r>
      <w:r>
        <w:t>the</w:t>
      </w:r>
      <w:r>
        <w:rPr>
          <w:spacing w:val="-2"/>
        </w:rPr>
        <w:t xml:space="preserve"> </w:t>
      </w:r>
      <w:r>
        <w:t>pose</w:t>
      </w:r>
      <w:r>
        <w:rPr>
          <w:spacing w:val="-1"/>
        </w:rPr>
        <w:t xml:space="preserve"> </w:t>
      </w:r>
      <w:r>
        <w:t>estimation</w:t>
      </w:r>
      <w:r>
        <w:rPr>
          <w:spacing w:val="-1"/>
        </w:rPr>
        <w:t xml:space="preserve"> </w:t>
      </w:r>
      <w:r>
        <w:t>model’s</w:t>
      </w:r>
      <w:r>
        <w:rPr>
          <w:spacing w:val="-2"/>
        </w:rPr>
        <w:t xml:space="preserve"> </w:t>
      </w:r>
      <w:r>
        <w:t>detection</w:t>
      </w:r>
      <w:r>
        <w:rPr>
          <w:spacing w:val="-1"/>
        </w:rPr>
        <w:t xml:space="preserve"> </w:t>
      </w:r>
      <w:r>
        <w:t xml:space="preserve">confidence </w:t>
      </w:r>
      <w:r>
        <w:rPr>
          <w:spacing w:val="-2"/>
        </w:rPr>
        <w:t>level.</w:t>
      </w:r>
      <w:commentRangeEnd w:id="190"/>
      <w:r w:rsidR="00B00A6C">
        <w:rPr>
          <w:rStyle w:val="CommentReference"/>
        </w:rPr>
        <w:commentReference w:id="190"/>
      </w:r>
    </w:p>
    <w:p w14:paraId="5EEA7883" w14:textId="77777777" w:rsidR="00497208" w:rsidRDefault="007C7D88">
      <w:pPr>
        <w:pStyle w:val="BodyText"/>
        <w:spacing w:before="6" w:line="237" w:lineRule="auto"/>
        <w:ind w:left="259"/>
      </w:pPr>
      <w:r>
        <w:t xml:space="preserve">For each pair of </w:t>
      </w:r>
      <w:commentRangeStart w:id="191"/>
      <w:r>
        <w:t xml:space="preserve">temporally adjacent frames </w:t>
      </w:r>
      <w:commentRangeEnd w:id="191"/>
      <w:r w:rsidR="001040BE">
        <w:rPr>
          <w:rStyle w:val="CommentReference"/>
        </w:rPr>
        <w:commentReference w:id="191"/>
      </w:r>
      <w:r>
        <w:t xml:space="preserve">in the RGB video, optical flow is estimated to produce a total of </w:t>
      </w:r>
      <w:r>
        <w:rPr>
          <w:rFonts w:ascii="Bookman Old Style" w:hAnsi="Bookman Old Style"/>
          <w:i/>
        </w:rPr>
        <w:t xml:space="preserve">T </w:t>
      </w:r>
      <w:r>
        <w:rPr>
          <w:rFonts w:ascii="Verdana" w:hAnsi="Verdana"/>
          <w:i/>
        </w:rPr>
        <w:t>−</w:t>
      </w:r>
      <w:r>
        <w:rPr>
          <w:rFonts w:ascii="Verdana" w:hAnsi="Verdana"/>
          <w:i/>
          <w:spacing w:val="-18"/>
        </w:rPr>
        <w:t xml:space="preserve"> </w:t>
      </w:r>
      <w:r>
        <w:rPr>
          <w:rFonts w:ascii="Garamond" w:hAnsi="Garamond"/>
        </w:rPr>
        <w:t xml:space="preserve">1 </w:t>
      </w:r>
      <w:r>
        <w:t xml:space="preserve">optical flow vector fields, with </w:t>
      </w:r>
      <w:r>
        <w:rPr>
          <w:rFonts w:ascii="Garamond" w:hAnsi="Garamond"/>
        </w:rPr>
        <w:t>(</w:t>
      </w:r>
      <w:r>
        <w:rPr>
          <w:rFonts w:ascii="Bookman Old Style" w:hAnsi="Bookman Old Style"/>
          <w:i/>
        </w:rPr>
        <w:t>u,</w:t>
      </w:r>
      <w:r>
        <w:rPr>
          <w:rFonts w:ascii="Bookman Old Style" w:hAnsi="Bookman Old Style"/>
          <w:i/>
          <w:spacing w:val="-15"/>
        </w:rPr>
        <w:t xml:space="preserve"> </w:t>
      </w:r>
      <w:r>
        <w:rPr>
          <w:rFonts w:ascii="Bookman Old Style" w:hAnsi="Bookman Old Style"/>
          <w:i/>
        </w:rPr>
        <w:t>v</w:t>
      </w:r>
      <w:r>
        <w:rPr>
          <w:rFonts w:ascii="Garamond" w:hAnsi="Garamond"/>
        </w:rPr>
        <w:t xml:space="preserve">) </w:t>
      </w:r>
      <w:r>
        <w:t>vectors at each pixel location</w:t>
      </w:r>
      <w:r>
        <w:rPr>
          <w:spacing w:val="63"/>
        </w:rPr>
        <w:t xml:space="preserve"> </w:t>
      </w:r>
      <w:r>
        <w:t>representing</w:t>
      </w:r>
      <w:r>
        <w:rPr>
          <w:spacing w:val="63"/>
        </w:rPr>
        <w:t xml:space="preserve"> </w:t>
      </w:r>
      <w:r>
        <w:t>the</w:t>
      </w:r>
      <w:r>
        <w:rPr>
          <w:spacing w:val="63"/>
        </w:rPr>
        <w:t xml:space="preserve"> </w:t>
      </w:r>
      <w:r>
        <w:t>motion</w:t>
      </w:r>
      <w:r>
        <w:rPr>
          <w:spacing w:val="63"/>
        </w:rPr>
        <w:t xml:space="preserve"> </w:t>
      </w:r>
      <w:r>
        <w:t>that</w:t>
      </w:r>
      <w:r>
        <w:rPr>
          <w:spacing w:val="63"/>
        </w:rPr>
        <w:t xml:space="preserve"> </w:t>
      </w:r>
      <w:r>
        <w:t>pixel</w:t>
      </w:r>
      <w:r>
        <w:rPr>
          <w:spacing w:val="63"/>
        </w:rPr>
        <w:t xml:space="preserve"> </w:t>
      </w:r>
      <w:r>
        <w:t>took</w:t>
      </w:r>
      <w:r>
        <w:rPr>
          <w:spacing w:val="63"/>
        </w:rPr>
        <w:t xml:space="preserve"> </w:t>
      </w:r>
      <w:r>
        <w:t>to</w:t>
      </w:r>
      <w:r>
        <w:rPr>
          <w:spacing w:val="63"/>
        </w:rPr>
        <w:t xml:space="preserve"> </w:t>
      </w:r>
      <w:r>
        <w:rPr>
          <w:spacing w:val="-2"/>
        </w:rPr>
        <w:t>reach</w:t>
      </w:r>
    </w:p>
    <w:p w14:paraId="5EEA7884" w14:textId="77777777" w:rsidR="00497208" w:rsidRDefault="007C7D88">
      <w:pPr>
        <w:spacing w:before="109" w:line="182" w:lineRule="exact"/>
        <w:ind w:left="4" w:right="62"/>
        <w:jc w:val="center"/>
        <w:rPr>
          <w:sz w:val="16"/>
        </w:rPr>
      </w:pPr>
      <w:r>
        <w:br w:type="column"/>
      </w:r>
      <w:bookmarkStart w:id="192" w:name="_bookmark1"/>
      <w:bookmarkEnd w:id="192"/>
      <w:r>
        <w:rPr>
          <w:spacing w:val="-2"/>
          <w:sz w:val="16"/>
        </w:rPr>
        <w:t>TABLE</w:t>
      </w:r>
      <w:r>
        <w:rPr>
          <w:spacing w:val="4"/>
          <w:sz w:val="16"/>
        </w:rPr>
        <w:t xml:space="preserve"> </w:t>
      </w:r>
      <w:r>
        <w:rPr>
          <w:spacing w:val="-10"/>
          <w:sz w:val="16"/>
        </w:rPr>
        <w:t>I</w:t>
      </w:r>
    </w:p>
    <w:p w14:paraId="5EEA7885" w14:textId="77777777" w:rsidR="00497208" w:rsidRDefault="007C7D88">
      <w:pPr>
        <w:spacing w:line="174" w:lineRule="exact"/>
        <w:ind w:left="4" w:right="62"/>
        <w:jc w:val="center"/>
        <w:rPr>
          <w:sz w:val="16"/>
        </w:rPr>
      </w:pPr>
      <w:r>
        <w:rPr>
          <w:smallCaps/>
          <w:sz w:val="16"/>
        </w:rPr>
        <w:t>Approximate</w:t>
      </w:r>
      <w:r>
        <w:rPr>
          <w:smallCaps/>
          <w:spacing w:val="22"/>
          <w:sz w:val="16"/>
        </w:rPr>
        <w:t xml:space="preserve"> </w:t>
      </w:r>
      <w:r>
        <w:rPr>
          <w:smallCaps/>
          <w:sz w:val="16"/>
        </w:rPr>
        <w:t>data</w:t>
      </w:r>
      <w:r>
        <w:rPr>
          <w:smallCaps/>
          <w:spacing w:val="23"/>
          <w:sz w:val="16"/>
        </w:rPr>
        <w:t xml:space="preserve"> </w:t>
      </w:r>
      <w:r>
        <w:rPr>
          <w:smallCaps/>
          <w:sz w:val="16"/>
        </w:rPr>
        <w:t>size</w:t>
      </w:r>
      <w:r>
        <w:rPr>
          <w:smallCaps/>
          <w:spacing w:val="22"/>
          <w:sz w:val="16"/>
        </w:rPr>
        <w:t xml:space="preserve"> </w:t>
      </w:r>
      <w:r>
        <w:rPr>
          <w:smallCaps/>
          <w:sz w:val="16"/>
        </w:rPr>
        <w:t>of</w:t>
      </w:r>
      <w:r>
        <w:rPr>
          <w:smallCaps/>
          <w:spacing w:val="23"/>
          <w:sz w:val="16"/>
        </w:rPr>
        <w:t xml:space="preserve"> </w:t>
      </w:r>
      <w:r>
        <w:rPr>
          <w:smallCaps/>
          <w:sz w:val="16"/>
        </w:rPr>
        <w:t>different</w:t>
      </w:r>
      <w:r>
        <w:rPr>
          <w:smallCaps/>
          <w:spacing w:val="22"/>
          <w:sz w:val="16"/>
        </w:rPr>
        <w:t xml:space="preserve"> </w:t>
      </w:r>
      <w:r>
        <w:rPr>
          <w:smallCaps/>
          <w:sz w:val="16"/>
        </w:rPr>
        <w:t>forms</w:t>
      </w:r>
      <w:r>
        <w:rPr>
          <w:smallCaps/>
          <w:spacing w:val="23"/>
          <w:sz w:val="16"/>
        </w:rPr>
        <w:t xml:space="preserve"> </w:t>
      </w:r>
      <w:r>
        <w:rPr>
          <w:smallCaps/>
          <w:sz w:val="16"/>
        </w:rPr>
        <w:t>of</w:t>
      </w:r>
      <w:r>
        <w:rPr>
          <w:smallCaps/>
          <w:spacing w:val="23"/>
          <w:sz w:val="16"/>
        </w:rPr>
        <w:t xml:space="preserve"> </w:t>
      </w:r>
      <w:r>
        <w:rPr>
          <w:smallCaps/>
          <w:sz w:val="16"/>
        </w:rPr>
        <w:t>data</w:t>
      </w:r>
      <w:r>
        <w:rPr>
          <w:smallCaps/>
          <w:spacing w:val="22"/>
          <w:sz w:val="16"/>
        </w:rPr>
        <w:t xml:space="preserve"> </w:t>
      </w:r>
      <w:r>
        <w:rPr>
          <w:smallCaps/>
          <w:sz w:val="16"/>
        </w:rPr>
        <w:t>for</w:t>
      </w:r>
      <w:r>
        <w:rPr>
          <w:smallCaps/>
          <w:spacing w:val="23"/>
          <w:sz w:val="16"/>
        </w:rPr>
        <w:t xml:space="preserve"> </w:t>
      </w:r>
      <w:r>
        <w:rPr>
          <w:smallCaps/>
          <w:spacing w:val="-4"/>
          <w:sz w:val="16"/>
        </w:rPr>
        <w:t>video</w:t>
      </w:r>
    </w:p>
    <w:p w14:paraId="5EEA7886" w14:textId="77777777" w:rsidR="00497208" w:rsidRDefault="007C7D88">
      <w:pPr>
        <w:spacing w:line="186" w:lineRule="exact"/>
        <w:ind w:right="62"/>
        <w:jc w:val="center"/>
        <w:rPr>
          <w:sz w:val="12"/>
        </w:rPr>
      </w:pPr>
      <w:r>
        <w:rPr>
          <w:rFonts w:ascii="Trebuchet MS" w:hAnsi="Trebuchet MS"/>
          <w:w w:val="105"/>
          <w:sz w:val="16"/>
        </w:rPr>
        <w:t>1920</w:t>
      </w:r>
      <w:r>
        <w:rPr>
          <w:rFonts w:ascii="Trebuchet MS" w:hAnsi="Trebuchet MS"/>
          <w:spacing w:val="5"/>
          <w:w w:val="105"/>
          <w:sz w:val="16"/>
        </w:rPr>
        <w:t xml:space="preserve"> </w:t>
      </w:r>
      <w:r>
        <w:rPr>
          <w:rFonts w:ascii="Verdana" w:hAnsi="Verdana"/>
          <w:i/>
          <w:w w:val="105"/>
          <w:sz w:val="16"/>
        </w:rPr>
        <w:t>×</w:t>
      </w:r>
      <w:r>
        <w:rPr>
          <w:rFonts w:ascii="Verdana" w:hAnsi="Verdana"/>
          <w:i/>
          <w:spacing w:val="-2"/>
          <w:w w:val="105"/>
          <w:sz w:val="16"/>
        </w:rPr>
        <w:t xml:space="preserve"> </w:t>
      </w:r>
      <w:r>
        <w:rPr>
          <w:rFonts w:ascii="Trebuchet MS" w:hAnsi="Trebuchet MS"/>
          <w:w w:val="105"/>
          <w:sz w:val="16"/>
        </w:rPr>
        <w:t>1080</w:t>
      </w:r>
      <w:r>
        <w:rPr>
          <w:rFonts w:ascii="Trebuchet MS" w:hAnsi="Trebuchet MS"/>
          <w:spacing w:val="15"/>
          <w:w w:val="105"/>
          <w:sz w:val="16"/>
        </w:rPr>
        <w:t xml:space="preserve"> </w:t>
      </w:r>
      <w:r>
        <w:rPr>
          <w:w w:val="105"/>
          <w:sz w:val="12"/>
        </w:rPr>
        <w:t>PIXEL</w:t>
      </w:r>
      <w:r>
        <w:rPr>
          <w:spacing w:val="40"/>
          <w:w w:val="105"/>
          <w:sz w:val="12"/>
        </w:rPr>
        <w:t xml:space="preserve"> </w:t>
      </w:r>
      <w:r>
        <w:rPr>
          <w:w w:val="105"/>
          <w:sz w:val="12"/>
        </w:rPr>
        <w:t>RESOLUTION</w:t>
      </w:r>
      <w:r>
        <w:rPr>
          <w:spacing w:val="40"/>
          <w:w w:val="105"/>
          <w:sz w:val="12"/>
        </w:rPr>
        <w:t xml:space="preserve"> </w:t>
      </w:r>
      <w:r>
        <w:rPr>
          <w:w w:val="105"/>
          <w:sz w:val="12"/>
        </w:rPr>
        <w:t>VIDEO</w:t>
      </w:r>
      <w:r>
        <w:rPr>
          <w:spacing w:val="40"/>
          <w:w w:val="105"/>
          <w:sz w:val="12"/>
        </w:rPr>
        <w:t xml:space="preserve"> </w:t>
      </w:r>
      <w:r>
        <w:rPr>
          <w:w w:val="105"/>
          <w:sz w:val="12"/>
        </w:rPr>
        <w:t>CONTAINING</w:t>
      </w:r>
      <w:r>
        <w:rPr>
          <w:spacing w:val="40"/>
          <w:w w:val="105"/>
          <w:sz w:val="12"/>
        </w:rPr>
        <w:t xml:space="preserve"> </w:t>
      </w:r>
      <w:r>
        <w:rPr>
          <w:w w:val="105"/>
          <w:sz w:val="12"/>
        </w:rPr>
        <w:t>TWO</w:t>
      </w:r>
      <w:r>
        <w:rPr>
          <w:spacing w:val="40"/>
          <w:w w:val="105"/>
          <w:sz w:val="12"/>
        </w:rPr>
        <w:t xml:space="preserve"> </w:t>
      </w:r>
      <w:r>
        <w:rPr>
          <w:w w:val="105"/>
          <w:sz w:val="12"/>
        </w:rPr>
        <w:t>BODIES</w:t>
      </w:r>
      <w:r>
        <w:rPr>
          <w:spacing w:val="40"/>
          <w:w w:val="105"/>
          <w:sz w:val="12"/>
        </w:rPr>
        <w:t xml:space="preserve"> </w:t>
      </w:r>
      <w:r>
        <w:rPr>
          <w:spacing w:val="-5"/>
          <w:w w:val="105"/>
          <w:sz w:val="12"/>
        </w:rPr>
        <w:t>AND</w:t>
      </w:r>
    </w:p>
    <w:p w14:paraId="5EEA7887" w14:textId="77777777" w:rsidR="00497208" w:rsidRDefault="007C7D88">
      <w:pPr>
        <w:spacing w:line="179" w:lineRule="exact"/>
        <w:ind w:left="4" w:right="62"/>
        <w:jc w:val="center"/>
        <w:rPr>
          <w:sz w:val="16"/>
        </w:rPr>
      </w:pPr>
      <w:r>
        <w:rPr>
          <w:smallCaps/>
          <w:sz w:val="16"/>
        </w:rPr>
        <w:t>100</w:t>
      </w:r>
      <w:r>
        <w:rPr>
          <w:smallCaps/>
          <w:spacing w:val="20"/>
          <w:sz w:val="16"/>
        </w:rPr>
        <w:t xml:space="preserve"> </w:t>
      </w:r>
      <w:r>
        <w:rPr>
          <w:smallCaps/>
          <w:sz w:val="16"/>
        </w:rPr>
        <w:t>fr</w:t>
      </w:r>
      <w:r>
        <w:rPr>
          <w:smallCaps/>
          <w:sz w:val="16"/>
        </w:rPr>
        <w:t>ames.</w:t>
      </w:r>
      <w:r>
        <w:rPr>
          <w:smallCaps/>
          <w:spacing w:val="21"/>
          <w:sz w:val="16"/>
        </w:rPr>
        <w:t xml:space="preserve"> </w:t>
      </w:r>
      <w:proofErr w:type="gramStart"/>
      <w:r>
        <w:rPr>
          <w:smallCaps/>
          <w:sz w:val="16"/>
        </w:rPr>
        <w:t>We</w:t>
      </w:r>
      <w:r>
        <w:rPr>
          <w:smallCaps/>
          <w:spacing w:val="8"/>
          <w:sz w:val="16"/>
        </w:rPr>
        <w:t xml:space="preserve"> </w:t>
      </w:r>
      <w:r>
        <w:rPr>
          <w:smallCaps/>
          <w:spacing w:val="-9"/>
          <w:sz w:val="16"/>
        </w:rPr>
        <w:t xml:space="preserve"> </w:t>
      </w:r>
      <w:r>
        <w:rPr>
          <w:smallCaps/>
          <w:sz w:val="16"/>
        </w:rPr>
        <w:t>assign</w:t>
      </w:r>
      <w:proofErr w:type="gramEnd"/>
      <w:r>
        <w:rPr>
          <w:smallCaps/>
          <w:spacing w:val="8"/>
          <w:sz w:val="16"/>
        </w:rPr>
        <w:t xml:space="preserve"> </w:t>
      </w:r>
      <w:r>
        <w:rPr>
          <w:smallCaps/>
          <w:spacing w:val="-10"/>
          <w:sz w:val="16"/>
        </w:rPr>
        <w:t xml:space="preserve"> </w:t>
      </w:r>
      <w:r>
        <w:rPr>
          <w:smallCaps/>
          <w:sz w:val="16"/>
        </w:rPr>
        <w:t>25</w:t>
      </w:r>
      <w:r>
        <w:rPr>
          <w:smallCaps/>
          <w:spacing w:val="21"/>
          <w:sz w:val="16"/>
        </w:rPr>
        <w:t xml:space="preserve"> </w:t>
      </w:r>
      <w:proofErr w:type="gramStart"/>
      <w:r>
        <w:rPr>
          <w:smallCaps/>
          <w:sz w:val="16"/>
        </w:rPr>
        <w:t>pose</w:t>
      </w:r>
      <w:r>
        <w:rPr>
          <w:smallCaps/>
          <w:spacing w:val="8"/>
          <w:sz w:val="16"/>
        </w:rPr>
        <w:t xml:space="preserve"> </w:t>
      </w:r>
      <w:r>
        <w:rPr>
          <w:smallCaps/>
          <w:spacing w:val="-10"/>
          <w:sz w:val="16"/>
        </w:rPr>
        <w:t xml:space="preserve"> </w:t>
      </w:r>
      <w:proofErr w:type="spellStart"/>
      <w:r>
        <w:rPr>
          <w:smallCaps/>
          <w:sz w:val="16"/>
        </w:rPr>
        <w:t>keypoints</w:t>
      </w:r>
      <w:proofErr w:type="spellEnd"/>
      <w:proofErr w:type="gramEnd"/>
      <w:r>
        <w:rPr>
          <w:smallCaps/>
          <w:spacing w:val="8"/>
          <w:sz w:val="16"/>
        </w:rPr>
        <w:t xml:space="preserve"> </w:t>
      </w:r>
      <w:r>
        <w:rPr>
          <w:smallCaps/>
          <w:spacing w:val="-9"/>
          <w:sz w:val="16"/>
        </w:rPr>
        <w:t xml:space="preserve"> </w:t>
      </w:r>
      <w:proofErr w:type="gramStart"/>
      <w:r>
        <w:rPr>
          <w:smallCaps/>
          <w:sz w:val="16"/>
        </w:rPr>
        <w:t>per</w:t>
      </w:r>
      <w:r>
        <w:rPr>
          <w:smallCaps/>
          <w:spacing w:val="8"/>
          <w:sz w:val="16"/>
        </w:rPr>
        <w:t xml:space="preserve"> </w:t>
      </w:r>
      <w:r>
        <w:rPr>
          <w:smallCaps/>
          <w:spacing w:val="-10"/>
          <w:sz w:val="16"/>
        </w:rPr>
        <w:t xml:space="preserve"> </w:t>
      </w:r>
      <w:r>
        <w:rPr>
          <w:smallCaps/>
          <w:sz w:val="16"/>
        </w:rPr>
        <w:t>body</w:t>
      </w:r>
      <w:proofErr w:type="gramEnd"/>
      <w:r>
        <w:rPr>
          <w:smallCaps/>
          <w:sz w:val="16"/>
        </w:rPr>
        <w:t>.</w:t>
      </w:r>
      <w:r>
        <w:rPr>
          <w:smallCaps/>
          <w:spacing w:val="21"/>
          <w:sz w:val="16"/>
        </w:rPr>
        <w:t xml:space="preserve"> </w:t>
      </w:r>
      <w:r>
        <w:rPr>
          <w:smallCaps/>
          <w:spacing w:val="-5"/>
          <w:sz w:val="16"/>
        </w:rPr>
        <w:t>For</w:t>
      </w:r>
    </w:p>
    <w:p w14:paraId="5EEA7888" w14:textId="77777777" w:rsidR="00497208" w:rsidRDefault="007C7D88">
      <w:pPr>
        <w:spacing w:line="179" w:lineRule="exact"/>
        <w:ind w:left="4" w:right="62"/>
        <w:jc w:val="center"/>
        <w:rPr>
          <w:sz w:val="16"/>
        </w:rPr>
      </w:pPr>
      <w:r>
        <w:rPr>
          <w:w w:val="105"/>
          <w:sz w:val="12"/>
        </w:rPr>
        <w:t>SIMPLICITY</w:t>
      </w:r>
      <w:r>
        <w:rPr>
          <w:w w:val="105"/>
          <w:sz w:val="16"/>
        </w:rPr>
        <w:t>,</w:t>
      </w:r>
      <w:r>
        <w:rPr>
          <w:spacing w:val="29"/>
          <w:w w:val="105"/>
          <w:sz w:val="16"/>
        </w:rPr>
        <w:t xml:space="preserve"> </w:t>
      </w:r>
      <w:r>
        <w:rPr>
          <w:w w:val="105"/>
          <w:sz w:val="12"/>
        </w:rPr>
        <w:t>WE</w:t>
      </w:r>
      <w:r>
        <w:rPr>
          <w:spacing w:val="40"/>
          <w:w w:val="105"/>
          <w:sz w:val="12"/>
        </w:rPr>
        <w:t xml:space="preserve"> </w:t>
      </w:r>
      <w:r>
        <w:rPr>
          <w:w w:val="105"/>
          <w:sz w:val="12"/>
        </w:rPr>
        <w:t>ASSUME</w:t>
      </w:r>
      <w:r>
        <w:rPr>
          <w:spacing w:val="40"/>
          <w:w w:val="105"/>
          <w:sz w:val="12"/>
        </w:rPr>
        <w:t xml:space="preserve"> </w:t>
      </w:r>
      <w:r>
        <w:rPr>
          <w:w w:val="105"/>
          <w:sz w:val="12"/>
        </w:rPr>
        <w:t>ALL</w:t>
      </w:r>
      <w:r>
        <w:rPr>
          <w:spacing w:val="39"/>
          <w:w w:val="105"/>
          <w:sz w:val="12"/>
        </w:rPr>
        <w:t xml:space="preserve"> </w:t>
      </w:r>
      <w:r>
        <w:rPr>
          <w:w w:val="105"/>
          <w:sz w:val="12"/>
        </w:rPr>
        <w:t>VALUES</w:t>
      </w:r>
      <w:r>
        <w:rPr>
          <w:spacing w:val="40"/>
          <w:w w:val="105"/>
          <w:sz w:val="12"/>
        </w:rPr>
        <w:t xml:space="preserve"> </w:t>
      </w:r>
      <w:r>
        <w:rPr>
          <w:w w:val="105"/>
          <w:sz w:val="12"/>
        </w:rPr>
        <w:t>ARE</w:t>
      </w:r>
      <w:r>
        <w:rPr>
          <w:spacing w:val="40"/>
          <w:w w:val="105"/>
          <w:sz w:val="12"/>
        </w:rPr>
        <w:t xml:space="preserve"> </w:t>
      </w:r>
      <w:r>
        <w:rPr>
          <w:w w:val="105"/>
          <w:sz w:val="12"/>
        </w:rPr>
        <w:t>STORED</w:t>
      </w:r>
      <w:r>
        <w:rPr>
          <w:spacing w:val="40"/>
          <w:w w:val="105"/>
          <w:sz w:val="12"/>
        </w:rPr>
        <w:t xml:space="preserve"> </w:t>
      </w:r>
      <w:r>
        <w:rPr>
          <w:w w:val="105"/>
          <w:sz w:val="12"/>
        </w:rPr>
        <w:t>AS</w:t>
      </w:r>
      <w:r>
        <w:rPr>
          <w:spacing w:val="40"/>
          <w:w w:val="105"/>
          <w:sz w:val="12"/>
        </w:rPr>
        <w:t xml:space="preserve"> </w:t>
      </w:r>
      <w:r>
        <w:rPr>
          <w:w w:val="105"/>
          <w:sz w:val="12"/>
        </w:rPr>
        <w:t>FLOAT</w:t>
      </w:r>
      <w:r>
        <w:rPr>
          <w:w w:val="105"/>
          <w:sz w:val="16"/>
        </w:rPr>
        <w:t>32</w:t>
      </w:r>
      <w:r>
        <w:rPr>
          <w:spacing w:val="29"/>
          <w:w w:val="105"/>
          <w:sz w:val="16"/>
        </w:rPr>
        <w:t xml:space="preserve"> </w:t>
      </w:r>
      <w:r>
        <w:rPr>
          <w:spacing w:val="-5"/>
          <w:w w:val="105"/>
          <w:sz w:val="16"/>
        </w:rPr>
        <w:t>(4</w:t>
      </w:r>
    </w:p>
    <w:p w14:paraId="5EEA7889" w14:textId="77777777" w:rsidR="00497208" w:rsidRDefault="007C7D88">
      <w:pPr>
        <w:spacing w:line="182" w:lineRule="exact"/>
        <w:ind w:left="4" w:right="62"/>
        <w:jc w:val="center"/>
        <w:rPr>
          <w:sz w:val="16"/>
        </w:rPr>
      </w:pPr>
      <w:r>
        <w:rPr>
          <w:w w:val="105"/>
          <w:sz w:val="12"/>
        </w:rPr>
        <w:t>BYTES</w:t>
      </w:r>
      <w:r>
        <w:rPr>
          <w:w w:val="105"/>
          <w:sz w:val="16"/>
        </w:rPr>
        <w:t>)</w:t>
      </w:r>
      <w:r>
        <w:rPr>
          <w:spacing w:val="30"/>
          <w:w w:val="105"/>
          <w:sz w:val="16"/>
        </w:rPr>
        <w:t xml:space="preserve"> </w:t>
      </w:r>
      <w:r>
        <w:rPr>
          <w:w w:val="105"/>
          <w:sz w:val="12"/>
        </w:rPr>
        <w:t>PER</w:t>
      </w:r>
      <w:r>
        <w:rPr>
          <w:spacing w:val="42"/>
          <w:w w:val="105"/>
          <w:sz w:val="12"/>
        </w:rPr>
        <w:t xml:space="preserve"> </w:t>
      </w:r>
      <w:r>
        <w:rPr>
          <w:spacing w:val="-2"/>
          <w:w w:val="105"/>
          <w:sz w:val="12"/>
        </w:rPr>
        <w:t>VALUE</w:t>
      </w:r>
      <w:r>
        <w:rPr>
          <w:spacing w:val="-2"/>
          <w:w w:val="105"/>
          <w:sz w:val="16"/>
        </w:rPr>
        <w:t>.</w:t>
      </w:r>
    </w:p>
    <w:p w14:paraId="5EEA788A" w14:textId="77777777" w:rsidR="00497208" w:rsidRDefault="00497208">
      <w:pPr>
        <w:pStyle w:val="BodyText"/>
        <w:spacing w:before="7"/>
        <w:ind w:left="0" w:firstLine="0"/>
        <w:jc w:val="left"/>
        <w:rPr>
          <w:sz w:val="17"/>
        </w:rPr>
      </w:pPr>
    </w:p>
    <w:tbl>
      <w:tblPr>
        <w:tblW w:w="0" w:type="auto"/>
        <w:tblInd w:w="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1554"/>
        <w:gridCol w:w="852"/>
      </w:tblGrid>
      <w:tr w:rsidR="00497208" w14:paraId="5EEA788E" w14:textId="77777777">
        <w:trPr>
          <w:trHeight w:val="177"/>
        </w:trPr>
        <w:tc>
          <w:tcPr>
            <w:tcW w:w="1500" w:type="dxa"/>
          </w:tcPr>
          <w:p w14:paraId="5EEA788B" w14:textId="77777777" w:rsidR="00497208" w:rsidRDefault="007C7D88">
            <w:pPr>
              <w:pStyle w:val="TableParagraph"/>
              <w:spacing w:line="157" w:lineRule="exact"/>
              <w:ind w:left="7"/>
              <w:jc w:val="center"/>
              <w:rPr>
                <w:sz w:val="16"/>
              </w:rPr>
            </w:pPr>
            <w:r>
              <w:rPr>
                <w:sz w:val="16"/>
              </w:rPr>
              <w:t>Data</w:t>
            </w:r>
            <w:r>
              <w:rPr>
                <w:spacing w:val="11"/>
                <w:sz w:val="16"/>
              </w:rPr>
              <w:t xml:space="preserve"> </w:t>
            </w:r>
            <w:r>
              <w:rPr>
                <w:spacing w:val="-4"/>
                <w:sz w:val="16"/>
              </w:rPr>
              <w:t>type</w:t>
            </w:r>
          </w:p>
        </w:tc>
        <w:tc>
          <w:tcPr>
            <w:tcW w:w="1554" w:type="dxa"/>
          </w:tcPr>
          <w:p w14:paraId="5EEA788C" w14:textId="77777777" w:rsidR="00497208" w:rsidRDefault="007C7D88">
            <w:pPr>
              <w:pStyle w:val="TableParagraph"/>
              <w:spacing w:line="157" w:lineRule="exact"/>
              <w:ind w:left="7"/>
              <w:jc w:val="center"/>
              <w:rPr>
                <w:sz w:val="16"/>
              </w:rPr>
            </w:pPr>
            <w:r>
              <w:rPr>
                <w:sz w:val="16"/>
              </w:rPr>
              <w:t>Number</w:t>
            </w:r>
            <w:r>
              <w:rPr>
                <w:spacing w:val="11"/>
                <w:sz w:val="16"/>
              </w:rPr>
              <w:t xml:space="preserve"> </w:t>
            </w:r>
            <w:r>
              <w:rPr>
                <w:sz w:val="16"/>
              </w:rPr>
              <w:t>of</w:t>
            </w:r>
            <w:r>
              <w:rPr>
                <w:spacing w:val="12"/>
                <w:sz w:val="16"/>
              </w:rPr>
              <w:t xml:space="preserve"> </w:t>
            </w:r>
            <w:r>
              <w:rPr>
                <w:spacing w:val="-2"/>
                <w:sz w:val="16"/>
              </w:rPr>
              <w:t>Samples</w:t>
            </w:r>
          </w:p>
        </w:tc>
        <w:tc>
          <w:tcPr>
            <w:tcW w:w="852" w:type="dxa"/>
          </w:tcPr>
          <w:p w14:paraId="5EEA788D" w14:textId="77777777" w:rsidR="00497208" w:rsidRDefault="007C7D88">
            <w:pPr>
              <w:pStyle w:val="TableParagraph"/>
              <w:spacing w:line="157" w:lineRule="exact"/>
              <w:ind w:left="7"/>
              <w:jc w:val="center"/>
              <w:rPr>
                <w:sz w:val="16"/>
              </w:rPr>
            </w:pPr>
            <w:r>
              <w:rPr>
                <w:sz w:val="16"/>
              </w:rPr>
              <w:t>Data</w:t>
            </w:r>
            <w:r>
              <w:rPr>
                <w:spacing w:val="11"/>
                <w:sz w:val="16"/>
              </w:rPr>
              <w:t xml:space="preserve"> </w:t>
            </w:r>
            <w:r>
              <w:rPr>
                <w:spacing w:val="-4"/>
                <w:sz w:val="16"/>
              </w:rPr>
              <w:t>size</w:t>
            </w:r>
          </w:p>
        </w:tc>
      </w:tr>
      <w:tr w:rsidR="00497208" w14:paraId="5EEA7892" w14:textId="77777777">
        <w:trPr>
          <w:trHeight w:val="162"/>
        </w:trPr>
        <w:tc>
          <w:tcPr>
            <w:tcW w:w="1500" w:type="dxa"/>
            <w:tcBorders>
              <w:bottom w:val="nil"/>
            </w:tcBorders>
          </w:tcPr>
          <w:p w14:paraId="5EEA788F" w14:textId="77777777" w:rsidR="00497208" w:rsidRDefault="007C7D88">
            <w:pPr>
              <w:pStyle w:val="TableParagraph"/>
              <w:spacing w:line="143" w:lineRule="exact"/>
              <w:ind w:left="7"/>
              <w:jc w:val="center"/>
              <w:rPr>
                <w:sz w:val="16"/>
              </w:rPr>
            </w:pPr>
            <w:r>
              <w:rPr>
                <w:sz w:val="16"/>
              </w:rPr>
              <w:t>Pose</w:t>
            </w:r>
            <w:r>
              <w:rPr>
                <w:spacing w:val="11"/>
                <w:sz w:val="16"/>
              </w:rPr>
              <w:t xml:space="preserve"> </w:t>
            </w:r>
            <w:r>
              <w:rPr>
                <w:spacing w:val="-4"/>
                <w:sz w:val="16"/>
              </w:rPr>
              <w:t>only</w:t>
            </w:r>
          </w:p>
        </w:tc>
        <w:tc>
          <w:tcPr>
            <w:tcW w:w="1554" w:type="dxa"/>
            <w:tcBorders>
              <w:bottom w:val="nil"/>
            </w:tcBorders>
          </w:tcPr>
          <w:p w14:paraId="5EEA7890" w14:textId="77777777" w:rsidR="00497208" w:rsidRDefault="007C7D88">
            <w:pPr>
              <w:pStyle w:val="TableParagraph"/>
              <w:spacing w:line="143" w:lineRule="exact"/>
              <w:ind w:left="7"/>
              <w:jc w:val="center"/>
              <w:rPr>
                <w:sz w:val="16"/>
              </w:rPr>
            </w:pPr>
            <w:r>
              <w:rPr>
                <w:spacing w:val="-2"/>
                <w:sz w:val="16"/>
              </w:rPr>
              <w:t>60,000</w:t>
            </w:r>
          </w:p>
        </w:tc>
        <w:tc>
          <w:tcPr>
            <w:tcW w:w="852" w:type="dxa"/>
            <w:tcBorders>
              <w:bottom w:val="nil"/>
            </w:tcBorders>
          </w:tcPr>
          <w:p w14:paraId="5EEA7891" w14:textId="77777777" w:rsidR="00497208" w:rsidRDefault="007C7D88">
            <w:pPr>
              <w:pStyle w:val="TableParagraph"/>
              <w:spacing w:line="143" w:lineRule="exact"/>
              <w:ind w:left="7"/>
              <w:jc w:val="center"/>
              <w:rPr>
                <w:sz w:val="16"/>
              </w:rPr>
            </w:pPr>
            <w:r>
              <w:rPr>
                <w:spacing w:val="-4"/>
                <w:sz w:val="16"/>
              </w:rPr>
              <w:t>60kB</w:t>
            </w:r>
          </w:p>
        </w:tc>
      </w:tr>
      <w:tr w:rsidR="00497208" w14:paraId="5EEA7896" w14:textId="77777777">
        <w:trPr>
          <w:trHeight w:val="179"/>
        </w:trPr>
        <w:tc>
          <w:tcPr>
            <w:tcW w:w="1500" w:type="dxa"/>
            <w:tcBorders>
              <w:top w:val="nil"/>
              <w:bottom w:val="nil"/>
            </w:tcBorders>
          </w:tcPr>
          <w:p w14:paraId="5EEA7893" w14:textId="77777777" w:rsidR="00497208" w:rsidRDefault="007C7D88">
            <w:pPr>
              <w:pStyle w:val="TableParagraph"/>
              <w:spacing w:line="159" w:lineRule="exact"/>
              <w:ind w:left="7"/>
              <w:jc w:val="center"/>
              <w:rPr>
                <w:sz w:val="16"/>
              </w:rPr>
            </w:pPr>
            <w:commentRangeStart w:id="193"/>
            <w:proofErr w:type="spellStart"/>
            <w:r>
              <w:rPr>
                <w:spacing w:val="-2"/>
                <w:sz w:val="16"/>
              </w:rPr>
              <w:t>PoseOFF</w:t>
            </w:r>
            <w:commentRangeEnd w:id="193"/>
            <w:proofErr w:type="spellEnd"/>
            <w:r w:rsidR="00523067">
              <w:rPr>
                <w:rStyle w:val="CommentReference"/>
              </w:rPr>
              <w:commentReference w:id="193"/>
            </w:r>
          </w:p>
        </w:tc>
        <w:tc>
          <w:tcPr>
            <w:tcW w:w="1554" w:type="dxa"/>
            <w:tcBorders>
              <w:top w:val="nil"/>
              <w:bottom w:val="nil"/>
            </w:tcBorders>
          </w:tcPr>
          <w:p w14:paraId="5EEA7894" w14:textId="77777777" w:rsidR="00497208" w:rsidRDefault="007C7D88">
            <w:pPr>
              <w:pStyle w:val="TableParagraph"/>
              <w:spacing w:line="159" w:lineRule="exact"/>
              <w:ind w:left="7"/>
              <w:jc w:val="center"/>
              <w:rPr>
                <w:sz w:val="16"/>
              </w:rPr>
            </w:pPr>
            <w:r>
              <w:rPr>
                <w:spacing w:val="-2"/>
                <w:sz w:val="16"/>
              </w:rPr>
              <w:t>1,060,000</w:t>
            </w:r>
          </w:p>
        </w:tc>
        <w:tc>
          <w:tcPr>
            <w:tcW w:w="852" w:type="dxa"/>
            <w:tcBorders>
              <w:top w:val="nil"/>
              <w:bottom w:val="nil"/>
            </w:tcBorders>
          </w:tcPr>
          <w:p w14:paraId="5EEA7895" w14:textId="77777777" w:rsidR="00497208" w:rsidRDefault="007C7D88">
            <w:pPr>
              <w:pStyle w:val="TableParagraph"/>
              <w:spacing w:line="159" w:lineRule="exact"/>
              <w:ind w:left="7"/>
              <w:jc w:val="center"/>
              <w:rPr>
                <w:sz w:val="16"/>
              </w:rPr>
            </w:pPr>
            <w:r>
              <w:rPr>
                <w:spacing w:val="-2"/>
                <w:sz w:val="16"/>
              </w:rPr>
              <w:t>1060kB</w:t>
            </w:r>
          </w:p>
        </w:tc>
      </w:tr>
      <w:tr w:rsidR="00497208" w14:paraId="5EEA789A" w14:textId="77777777">
        <w:trPr>
          <w:trHeight w:val="193"/>
        </w:trPr>
        <w:tc>
          <w:tcPr>
            <w:tcW w:w="1500" w:type="dxa"/>
            <w:tcBorders>
              <w:top w:val="nil"/>
            </w:tcBorders>
          </w:tcPr>
          <w:p w14:paraId="5EEA7897" w14:textId="77777777" w:rsidR="00497208" w:rsidRDefault="007C7D88">
            <w:pPr>
              <w:pStyle w:val="TableParagraph"/>
              <w:spacing w:line="174" w:lineRule="exact"/>
              <w:ind w:left="7"/>
              <w:jc w:val="center"/>
              <w:rPr>
                <w:sz w:val="16"/>
              </w:rPr>
            </w:pPr>
            <w:r>
              <w:rPr>
                <w:sz w:val="16"/>
              </w:rPr>
              <w:t>Pose</w:t>
            </w:r>
            <w:r>
              <w:rPr>
                <w:spacing w:val="12"/>
                <w:sz w:val="16"/>
              </w:rPr>
              <w:t xml:space="preserve"> </w:t>
            </w:r>
            <w:r>
              <w:rPr>
                <w:sz w:val="16"/>
              </w:rPr>
              <w:t>with</w:t>
            </w:r>
            <w:r>
              <w:rPr>
                <w:spacing w:val="12"/>
                <w:sz w:val="16"/>
              </w:rPr>
              <w:t xml:space="preserve"> </w:t>
            </w:r>
            <w:r>
              <w:rPr>
                <w:sz w:val="16"/>
              </w:rPr>
              <w:t>full</w:t>
            </w:r>
            <w:r>
              <w:rPr>
                <w:spacing w:val="12"/>
                <w:sz w:val="16"/>
              </w:rPr>
              <w:t xml:space="preserve"> </w:t>
            </w:r>
            <w:r>
              <w:rPr>
                <w:spacing w:val="-4"/>
                <w:sz w:val="16"/>
              </w:rPr>
              <w:t>flow</w:t>
            </w:r>
          </w:p>
        </w:tc>
        <w:tc>
          <w:tcPr>
            <w:tcW w:w="1554" w:type="dxa"/>
            <w:tcBorders>
              <w:top w:val="nil"/>
            </w:tcBorders>
          </w:tcPr>
          <w:p w14:paraId="5EEA7898" w14:textId="77777777" w:rsidR="00497208" w:rsidRDefault="007C7D88">
            <w:pPr>
              <w:pStyle w:val="TableParagraph"/>
              <w:spacing w:line="174" w:lineRule="exact"/>
              <w:ind w:left="7"/>
              <w:jc w:val="center"/>
              <w:rPr>
                <w:sz w:val="16"/>
              </w:rPr>
            </w:pPr>
            <w:r>
              <w:rPr>
                <w:spacing w:val="-2"/>
                <w:sz w:val="16"/>
              </w:rPr>
              <w:t>1,658,880,000</w:t>
            </w:r>
          </w:p>
        </w:tc>
        <w:tc>
          <w:tcPr>
            <w:tcW w:w="852" w:type="dxa"/>
            <w:tcBorders>
              <w:top w:val="nil"/>
            </w:tcBorders>
          </w:tcPr>
          <w:p w14:paraId="5EEA7899" w14:textId="77777777" w:rsidR="00497208" w:rsidRDefault="007C7D88">
            <w:pPr>
              <w:pStyle w:val="TableParagraph"/>
              <w:spacing w:line="174" w:lineRule="exact"/>
              <w:ind w:left="7"/>
              <w:jc w:val="center"/>
              <w:rPr>
                <w:sz w:val="16"/>
              </w:rPr>
            </w:pPr>
            <w:r>
              <w:rPr>
                <w:spacing w:val="-2"/>
                <w:sz w:val="16"/>
              </w:rPr>
              <w:t>1.66GB</w:t>
            </w:r>
          </w:p>
        </w:tc>
      </w:tr>
    </w:tbl>
    <w:p w14:paraId="5EEA789B" w14:textId="77777777" w:rsidR="00497208" w:rsidRDefault="00497208">
      <w:pPr>
        <w:pStyle w:val="BodyText"/>
        <w:ind w:left="0" w:firstLine="0"/>
        <w:jc w:val="left"/>
        <w:rPr>
          <w:sz w:val="12"/>
        </w:rPr>
      </w:pPr>
    </w:p>
    <w:p w14:paraId="5EEA789C" w14:textId="77777777" w:rsidR="00497208" w:rsidRDefault="00497208">
      <w:pPr>
        <w:pStyle w:val="BodyText"/>
        <w:ind w:left="0" w:firstLine="0"/>
        <w:jc w:val="left"/>
        <w:rPr>
          <w:sz w:val="12"/>
        </w:rPr>
      </w:pPr>
    </w:p>
    <w:p w14:paraId="5EEA789D" w14:textId="77777777" w:rsidR="00497208" w:rsidRDefault="00497208">
      <w:pPr>
        <w:pStyle w:val="BodyText"/>
        <w:spacing w:before="56"/>
        <w:ind w:left="0" w:firstLine="0"/>
        <w:jc w:val="left"/>
        <w:rPr>
          <w:sz w:val="12"/>
        </w:rPr>
      </w:pPr>
    </w:p>
    <w:p w14:paraId="5EEA789E" w14:textId="5069CCC5" w:rsidR="00497208" w:rsidRDefault="001C5D8F">
      <w:pPr>
        <w:pStyle w:val="BodyText"/>
        <w:spacing w:line="244" w:lineRule="auto"/>
        <w:ind w:right="257" w:firstLine="0"/>
      </w:pPr>
      <w:r>
        <w:rPr>
          <w:noProof/>
        </w:rPr>
        <mc:AlternateContent>
          <mc:Choice Requires="wps">
            <w:drawing>
              <wp:anchor distT="0" distB="0" distL="0" distR="0" simplePos="0" relativeHeight="251657216" behindDoc="0" locked="0" layoutInCell="1" allowOverlap="1" wp14:anchorId="5EEA7A68" wp14:editId="38AC9F77">
                <wp:simplePos x="0" y="0"/>
                <wp:positionH relativeFrom="page">
                  <wp:posOffset>7902857</wp:posOffset>
                </wp:positionH>
                <wp:positionV relativeFrom="page">
                  <wp:posOffset>3449226</wp:posOffset>
                </wp:positionV>
                <wp:extent cx="2336800" cy="1168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1168400"/>
                        </a:xfrm>
                        <a:prstGeom prst="rect">
                          <a:avLst/>
                        </a:prstGeom>
                        <a:gradFill>
                          <a:gsLst>
                            <a:gs pos="0">
                              <a:srgbClr val="FFFFFF"/>
                            </a:gs>
                            <a:gs pos="100000">
                              <a:srgbClr val="FF904C">
                                <a:alpha val="69999"/>
                              </a:srgbClr>
                            </a:gs>
                          </a:gsLst>
                          <a:lin ang="5400000" scaled="1"/>
                        </a:gradFill>
                        <a:ln w="12700">
                          <a:solidFill>
                            <a:srgbClr val="000000"/>
                          </a:solidFill>
                          <a:prstDash val="solid"/>
                        </a:ln>
                      </wps:spPr>
                      <wps:txbx>
                        <w:txbxContent>
                          <w:p w14:paraId="5EEA7A92" w14:textId="77777777" w:rsidR="00497208" w:rsidRDefault="007C7D88">
                            <w:pPr>
                              <w:spacing w:before="90"/>
                              <w:ind w:left="40"/>
                              <w:rPr>
                                <w:rFonts w:ascii="Arial"/>
                                <w:b/>
                                <w:i/>
                                <w:color w:val="000000"/>
                                <w:sz w:val="16"/>
                              </w:rPr>
                            </w:pPr>
                            <w:proofErr w:type="spellStart"/>
                            <w:r>
                              <w:rPr>
                                <w:rFonts w:ascii="Arial"/>
                                <w:b/>
                                <w:i/>
                                <w:color w:val="000000"/>
                                <w:spacing w:val="-2"/>
                                <w:sz w:val="16"/>
                              </w:rPr>
                              <w:t>cdmccarthy</w:t>
                            </w:r>
                            <w:proofErr w:type="spellEnd"/>
                          </w:p>
                          <w:p w14:paraId="5EEA7A93" w14:textId="77777777" w:rsidR="00497208" w:rsidRDefault="007C7D88">
                            <w:pPr>
                              <w:spacing w:before="16"/>
                              <w:ind w:left="40"/>
                              <w:rPr>
                                <w:rFonts w:ascii="Arial"/>
                                <w:i/>
                                <w:color w:val="000000"/>
                                <w:sz w:val="16"/>
                              </w:rPr>
                            </w:pPr>
                            <w:r>
                              <w:rPr>
                                <w:rFonts w:ascii="Arial"/>
                                <w:i/>
                                <w:color w:val="000000"/>
                                <w:sz w:val="16"/>
                              </w:rPr>
                              <w:t xml:space="preserve">2025-12-11 </w:t>
                            </w:r>
                            <w:r>
                              <w:rPr>
                                <w:rFonts w:ascii="Arial"/>
                                <w:i/>
                                <w:color w:val="000000"/>
                                <w:spacing w:val="-2"/>
                                <w:sz w:val="16"/>
                              </w:rPr>
                              <w:t>00:29:18</w:t>
                            </w:r>
                          </w:p>
                          <w:p w14:paraId="5EEA7A94" w14:textId="77777777" w:rsidR="00497208" w:rsidRDefault="007C7D88">
                            <w:pPr>
                              <w:spacing w:before="18"/>
                              <w:ind w:left="40"/>
                              <w:rPr>
                                <w:rFonts w:ascii="Arial"/>
                                <w:color w:val="000000"/>
                                <w:sz w:val="20"/>
                              </w:rPr>
                            </w:pPr>
                            <w:r>
                              <w:rPr>
                                <w:rFonts w:ascii="Arial"/>
                                <w:color w:val="000000"/>
                                <w:sz w:val="20"/>
                              </w:rPr>
                              <w:t>-------------------------------------------</w:t>
                            </w:r>
                            <w:r>
                              <w:rPr>
                                <w:rFonts w:ascii="Arial"/>
                                <w:color w:val="000000"/>
                                <w:spacing w:val="-10"/>
                                <w:sz w:val="20"/>
                              </w:rPr>
                              <w:t>-</w:t>
                            </w:r>
                          </w:p>
                          <w:p w14:paraId="5EEA7A95" w14:textId="77777777" w:rsidR="00497208" w:rsidRDefault="007C7D88">
                            <w:pPr>
                              <w:pStyle w:val="BodyText"/>
                              <w:spacing w:before="10"/>
                              <w:ind w:left="40" w:firstLine="0"/>
                              <w:jc w:val="left"/>
                              <w:rPr>
                                <w:rFonts w:ascii="Arial"/>
                                <w:color w:val="000000"/>
                              </w:rPr>
                            </w:pPr>
                            <w:r>
                              <w:rPr>
                                <w:rFonts w:ascii="Arial"/>
                                <w:color w:val="000000"/>
                                <w:spacing w:val="-4"/>
                              </w:rPr>
                              <w:t>cite</w:t>
                            </w:r>
                          </w:p>
                        </w:txbxContent>
                      </wps:txbx>
                      <wps:bodyPr wrap="square" lIns="0" tIns="0" rIns="0" bIns="0" rtlCol="0">
                        <a:noAutofit/>
                      </wps:bodyPr>
                    </wps:wsp>
                  </a:graphicData>
                </a:graphic>
              </wp:anchor>
            </w:drawing>
          </mc:Choice>
          <mc:Fallback>
            <w:pict>
              <v:shapetype w14:anchorId="5EEA7A68" id="_x0000_t202" coordsize="21600,21600" o:spt="202" path="m,l,21600r21600,l21600,xe">
                <v:stroke joinstyle="miter"/>
                <v:path gradientshapeok="t" o:connecttype="rect"/>
              </v:shapetype>
              <v:shape id="Textbox 2" o:spid="_x0000_s1026" type="#_x0000_t202" style="position:absolute;left:0;text-align:left;margin-left:622.25pt;margin-top:271.6pt;width:184pt;height:9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" strokeweight="1pt">
                <v:fill color2="#ff904c" o:opacity2="45874f" focus="100%" type="gradient"/>
                <v:path arrowok="t"/>
                <v:textbox inset="0,0,0,0">
                  <w:txbxContent>
                    <w:p w14:paraId="5EEA7A92" w14:textId="77777777" w:rsidR="00497208" w:rsidRDefault="007C7D88">
                      <w:pPr>
                        <w:spacing w:before="90"/>
                        <w:ind w:left="40"/>
                        <w:rPr>
                          <w:rFonts w:ascii="Arial"/>
                          <w:b/>
                          <w:i/>
                          <w:color w:val="000000"/>
                          <w:sz w:val="16"/>
                        </w:rPr>
                      </w:pPr>
                      <w:proofErr w:type="spellStart"/>
                      <w:r>
                        <w:rPr>
                          <w:rFonts w:ascii="Arial"/>
                          <w:b/>
                          <w:i/>
                          <w:color w:val="000000"/>
                          <w:spacing w:val="-2"/>
                          <w:sz w:val="16"/>
                        </w:rPr>
                        <w:t>cdmccarthy</w:t>
                      </w:r>
                      <w:proofErr w:type="spellEnd"/>
                    </w:p>
                    <w:p w14:paraId="5EEA7A93" w14:textId="77777777" w:rsidR="00497208" w:rsidRDefault="007C7D88">
                      <w:pPr>
                        <w:spacing w:before="16"/>
                        <w:ind w:left="40"/>
                        <w:rPr>
                          <w:rFonts w:ascii="Arial"/>
                          <w:i/>
                          <w:color w:val="000000"/>
                          <w:sz w:val="16"/>
                        </w:rPr>
                      </w:pPr>
                      <w:r>
                        <w:rPr>
                          <w:rFonts w:ascii="Arial"/>
                          <w:i/>
                          <w:color w:val="000000"/>
                          <w:sz w:val="16"/>
                        </w:rPr>
                        <w:t xml:space="preserve">2025-12-11 </w:t>
                      </w:r>
                      <w:r>
                        <w:rPr>
                          <w:rFonts w:ascii="Arial"/>
                          <w:i/>
                          <w:color w:val="000000"/>
                          <w:spacing w:val="-2"/>
                          <w:sz w:val="16"/>
                        </w:rPr>
                        <w:t>00:29:18</w:t>
                      </w:r>
                    </w:p>
                    <w:p w14:paraId="5EEA7A94" w14:textId="77777777" w:rsidR="00497208" w:rsidRDefault="007C7D88">
                      <w:pPr>
                        <w:spacing w:before="18"/>
                        <w:ind w:left="40"/>
                        <w:rPr>
                          <w:rFonts w:ascii="Arial"/>
                          <w:color w:val="000000"/>
                          <w:sz w:val="20"/>
                        </w:rPr>
                      </w:pPr>
                      <w:r>
                        <w:rPr>
                          <w:rFonts w:ascii="Arial"/>
                          <w:color w:val="000000"/>
                          <w:sz w:val="20"/>
                        </w:rPr>
                        <w:t>-------------------------------------------</w:t>
                      </w:r>
                      <w:r>
                        <w:rPr>
                          <w:rFonts w:ascii="Arial"/>
                          <w:color w:val="000000"/>
                          <w:spacing w:val="-10"/>
                          <w:sz w:val="20"/>
                        </w:rPr>
                        <w:t>-</w:t>
                      </w:r>
                    </w:p>
                    <w:p w14:paraId="5EEA7A95" w14:textId="77777777" w:rsidR="00497208" w:rsidRDefault="007C7D88">
                      <w:pPr>
                        <w:pStyle w:val="BodyText"/>
                        <w:spacing w:before="10"/>
                        <w:ind w:left="40" w:firstLine="0"/>
                        <w:jc w:val="left"/>
                        <w:rPr>
                          <w:rFonts w:ascii="Arial"/>
                          <w:color w:val="000000"/>
                        </w:rPr>
                      </w:pPr>
                      <w:r>
                        <w:rPr>
                          <w:rFonts w:ascii="Arial"/>
                          <w:color w:val="000000"/>
                          <w:spacing w:val="-4"/>
                        </w:rPr>
                        <w:t>cite</w:t>
                      </w:r>
                    </w:p>
                  </w:txbxContent>
                </v:textbox>
                <w10:wrap anchorx="page" anchory="page"/>
              </v:shape>
            </w:pict>
          </mc:Fallback>
        </mc:AlternateContent>
      </w:r>
      <w:r w:rsidR="007C7D88">
        <w:t xml:space="preserve">it’s current position in the latter frame. </w:t>
      </w:r>
      <w:proofErr w:type="spellStart"/>
      <w:r w:rsidR="007C7D88">
        <w:t>Centred</w:t>
      </w:r>
      <w:proofErr w:type="spellEnd"/>
      <w:r w:rsidR="007C7D88">
        <w:t xml:space="preserve"> at every skeleton</w:t>
      </w:r>
      <w:r w:rsidR="007C7D88">
        <w:rPr>
          <w:spacing w:val="40"/>
        </w:rPr>
        <w:t xml:space="preserve"> </w:t>
      </w:r>
      <w:proofErr w:type="spellStart"/>
      <w:r w:rsidR="007C7D88">
        <w:t>keypoint</w:t>
      </w:r>
      <w:proofErr w:type="spellEnd"/>
      <w:r w:rsidR="007C7D88">
        <w:t>,</w:t>
      </w:r>
      <w:ins w:id="194" w:author="Christopher McCarthy" w:date="2025-12-12T15:03:00Z" w16du:dateUtc="2025-12-12T04:03:00Z">
        <w:r w:rsidR="002C5D41">
          <w:t xml:space="preserve"> </w:t>
        </w:r>
      </w:ins>
      <w:ins w:id="195" w:author="Christopher McCarthy" w:date="2025-12-12T15:04:00Z" w16du:dateUtc="2025-12-12T04:04:00Z">
        <w:r w:rsidR="002C5D41">
          <w:t>(</w:t>
        </w:r>
        <w:proofErr w:type="spellStart"/>
        <w:r w:rsidR="002C5D41">
          <w:t>x_i</w:t>
        </w:r>
        <w:proofErr w:type="spellEnd"/>
        <w:r w:rsidR="003650E6">
          <w:t xml:space="preserve">, </w:t>
        </w:r>
        <w:proofErr w:type="spellStart"/>
        <w:r w:rsidR="003650E6">
          <w:t>y_i</w:t>
        </w:r>
        <w:proofErr w:type="spellEnd"/>
        <w:r w:rsidR="003650E6">
          <w:t>),</w:t>
        </w:r>
      </w:ins>
      <w:r w:rsidR="007C7D88">
        <w:rPr>
          <w:spacing w:val="40"/>
        </w:rPr>
        <w:t xml:space="preserve"> </w:t>
      </w:r>
      <w:r w:rsidR="007C7D88">
        <w:t>we</w:t>
      </w:r>
      <w:r w:rsidR="007C7D88">
        <w:rPr>
          <w:spacing w:val="40"/>
        </w:rPr>
        <w:t xml:space="preserve"> </w:t>
      </w:r>
      <w:ins w:id="196" w:author="Christopher McCarthy" w:date="2025-12-12T15:04:00Z" w16du:dateUtc="2025-12-12T04:04:00Z">
        <w:r w:rsidR="003650E6">
          <w:rPr>
            <w:spacing w:val="40"/>
          </w:rPr>
          <w:t>compute</w:t>
        </w:r>
        <w:r w:rsidR="0090313F">
          <w:rPr>
            <w:spacing w:val="40"/>
          </w:rPr>
          <w:t xml:space="preserve"> and </w:t>
        </w:r>
      </w:ins>
      <w:r w:rsidR="007C7D88">
        <w:t>sample</w:t>
      </w:r>
      <w:r w:rsidR="007C7D88">
        <w:rPr>
          <w:spacing w:val="40"/>
        </w:rPr>
        <w:t xml:space="preserve"> </w:t>
      </w:r>
      <w:r w:rsidR="007C7D88">
        <w:rPr>
          <w:rFonts w:ascii="Bookman Old Style" w:hAnsi="Bookman Old Style"/>
          <w:i/>
        </w:rPr>
        <w:t xml:space="preserve">N </w:t>
      </w:r>
      <w:r w:rsidR="007C7D88">
        <w:rPr>
          <w:rFonts w:ascii="Verdana" w:hAnsi="Verdana"/>
          <w:i/>
        </w:rPr>
        <w:t>×</w:t>
      </w:r>
      <w:r w:rsidR="007C7D88">
        <w:rPr>
          <w:rFonts w:ascii="Verdana" w:hAnsi="Verdana"/>
          <w:i/>
          <w:spacing w:val="-3"/>
        </w:rPr>
        <w:t xml:space="preserve"> </w:t>
      </w:r>
      <w:r w:rsidR="007C7D88">
        <w:rPr>
          <w:rFonts w:ascii="Bookman Old Style" w:hAnsi="Bookman Old Style"/>
          <w:i/>
        </w:rPr>
        <w:t>N</w:t>
      </w:r>
      <w:r w:rsidR="007C7D88">
        <w:rPr>
          <w:rFonts w:ascii="Bookman Old Style" w:hAnsi="Bookman Old Style"/>
          <w:i/>
          <w:spacing w:val="40"/>
        </w:rPr>
        <w:t xml:space="preserve"> </w:t>
      </w:r>
      <w:r w:rsidR="007C7D88">
        <w:t>windows</w:t>
      </w:r>
      <w:r w:rsidR="007C7D88">
        <w:rPr>
          <w:spacing w:val="40"/>
        </w:rPr>
        <w:t xml:space="preserve"> </w:t>
      </w:r>
      <w:r w:rsidR="007C7D88">
        <w:t>of</w:t>
      </w:r>
      <w:r w:rsidR="007C7D88">
        <w:rPr>
          <w:spacing w:val="40"/>
        </w:rPr>
        <w:t xml:space="preserve"> </w:t>
      </w:r>
      <w:r w:rsidR="007C7D88">
        <w:t>optical flow</w:t>
      </w:r>
      <w:r w:rsidR="007C7D88">
        <w:rPr>
          <w:spacing w:val="-10"/>
        </w:rPr>
        <w:t xml:space="preserve"> </w:t>
      </w:r>
      <w:r w:rsidR="007C7D88">
        <w:t xml:space="preserve">vectors, producing a window of shape </w:t>
      </w:r>
      <w:r w:rsidR="007C7D88">
        <w:rPr>
          <w:rFonts w:ascii="Garamond" w:hAnsi="Garamond"/>
        </w:rPr>
        <w:t>(</w:t>
      </w:r>
      <w:r w:rsidR="007C7D88">
        <w:rPr>
          <w:rFonts w:ascii="Bookman Old Style" w:hAnsi="Bookman Old Style"/>
          <w:i/>
        </w:rPr>
        <w:t>N,</w:t>
      </w:r>
      <w:r w:rsidR="007C7D88">
        <w:rPr>
          <w:rFonts w:ascii="Bookman Old Style" w:hAnsi="Bookman Old Style"/>
          <w:i/>
          <w:spacing w:val="-15"/>
        </w:rPr>
        <w:t xml:space="preserve"> </w:t>
      </w:r>
      <w:r w:rsidR="007C7D88">
        <w:rPr>
          <w:rFonts w:ascii="Bookman Old Style" w:hAnsi="Bookman Old Style"/>
          <w:i/>
        </w:rPr>
        <w:t>N,</w:t>
      </w:r>
      <w:r w:rsidR="007C7D88">
        <w:rPr>
          <w:rFonts w:ascii="Bookman Old Style" w:hAnsi="Bookman Old Style"/>
          <w:i/>
          <w:spacing w:val="-15"/>
        </w:rPr>
        <w:t xml:space="preserve"> </w:t>
      </w:r>
      <w:r w:rsidR="007C7D88">
        <w:rPr>
          <w:rFonts w:ascii="Garamond" w:hAnsi="Garamond"/>
        </w:rPr>
        <w:t>2)</w:t>
      </w:r>
      <w:r w:rsidR="007C7D88">
        <w:t xml:space="preserve">. </w:t>
      </w:r>
      <w:r w:rsidR="007C7D88">
        <w:t xml:space="preserve">Optical flow vectors may be sampled </w:t>
      </w:r>
      <w:del w:id="197" w:author="Christopher McCarthy" w:date="2025-12-12T15:08:00Z" w16du:dateUtc="2025-12-12T04:08:00Z">
        <w:r w:rsidR="007C7D88" w:rsidDel="00C10E68">
          <w:delText xml:space="preserve">with </w:delText>
        </w:r>
      </w:del>
      <w:ins w:id="198" w:author="Christopher McCarthy" w:date="2025-12-12T15:06:00Z" w16du:dateUtc="2025-12-12T04:06:00Z">
        <w:r w:rsidR="00754173">
          <w:t>a</w:t>
        </w:r>
      </w:ins>
      <w:ins w:id="199" w:author="Christopher McCarthy" w:date="2025-12-12T15:07:00Z" w16du:dateUtc="2025-12-12T04:07:00Z">
        <w:r w:rsidR="00E32EAD">
          <w:t>t</w:t>
        </w:r>
      </w:ins>
      <w:ins w:id="200" w:author="Christopher McCarthy" w:date="2025-12-12T15:06:00Z" w16du:dateUtc="2025-12-12T04:06:00Z">
        <w:r w:rsidR="00193AD7">
          <w:t xml:space="preserve"> </w:t>
        </w:r>
        <w:r w:rsidR="00E32EAD">
          <w:t>a pre-set</w:t>
        </w:r>
      </w:ins>
      <w:ins w:id="201" w:author="Christopher McCarthy" w:date="2025-12-12T15:07:00Z" w16du:dateUtc="2025-12-12T04:07:00Z">
        <w:r w:rsidR="00E32EAD">
          <w:t xml:space="preserve"> </w:t>
        </w:r>
      </w:ins>
      <w:r w:rsidR="007C7D88">
        <w:t xml:space="preserve">dilation, </w:t>
      </w:r>
      <w:r w:rsidR="007C7D88">
        <w:t xml:space="preserve">where </w:t>
      </w:r>
      <w:ins w:id="202" w:author="Christopher McCarthy" w:date="2025-12-12T15:09:00Z" w16du:dateUtc="2025-12-12T04:09:00Z">
        <w:r w:rsidR="00D7669C">
          <w:t>the dilation factor indicates</w:t>
        </w:r>
        <w:r>
          <w:t xml:space="preserve"> the stride length in image space between adjacent vectors in the N x N grid.  </w:t>
        </w:r>
      </w:ins>
      <w:r w:rsidR="007C7D88">
        <w:t xml:space="preserve">vectors are sampled at regular intervals set by a dilation factor to increase the receptive field. </w:t>
      </w:r>
      <w:r w:rsidR="007C7D88">
        <w:t xml:space="preserve">Examples of dilated window sampling </w:t>
      </w:r>
      <w:del w:id="203" w:author="Christopher McCarthy" w:date="2025-12-12T15:10:00Z" w16du:dateUtc="2025-12-12T04:10:00Z">
        <w:r w:rsidR="007C7D88" w:rsidDel="00441372">
          <w:delText xml:space="preserve">is </w:delText>
        </w:r>
      </w:del>
      <w:ins w:id="204" w:author="Christopher McCarthy" w:date="2025-12-12T15:10:00Z" w16du:dateUtc="2025-12-12T04:10:00Z">
        <w:r w:rsidR="00441372">
          <w:t>are</w:t>
        </w:r>
        <w:r w:rsidR="00441372">
          <w:t xml:space="preserve"> </w:t>
        </w:r>
      </w:ins>
      <w:r w:rsidR="007C7D88">
        <w:t xml:space="preserve">presented in </w:t>
      </w:r>
      <w:hyperlink w:anchor="_bookmark2" w:history="1">
        <w:r w:rsidR="007C7D88">
          <w:t>Figure 2.</w:t>
        </w:r>
      </w:hyperlink>
    </w:p>
    <w:p w14:paraId="5EEA789F" w14:textId="0A992A6C" w:rsidR="00497208" w:rsidRDefault="007C7D88">
      <w:pPr>
        <w:pStyle w:val="BodyText"/>
        <w:spacing w:before="20"/>
        <w:ind w:right="257"/>
      </w:pPr>
      <w:r>
        <w:rPr>
          <w:w w:val="105"/>
        </w:rPr>
        <w:t xml:space="preserve">Each optical flow feature window is flattened to produce </w:t>
      </w:r>
      <w:proofErr w:type="spellStart"/>
      <w:r>
        <w:rPr>
          <w:rFonts w:ascii="Bookman Old Style"/>
          <w:i/>
          <w:spacing w:val="-2"/>
          <w:w w:val="105"/>
        </w:rPr>
        <w:t>C</w:t>
      </w:r>
      <w:r>
        <w:rPr>
          <w:spacing w:val="-2"/>
          <w:w w:val="105"/>
          <w:vertAlign w:val="subscript"/>
        </w:rPr>
        <w:t>flow</w:t>
      </w:r>
      <w:proofErr w:type="spellEnd"/>
      <w:r>
        <w:rPr>
          <w:spacing w:val="-12"/>
          <w:w w:val="105"/>
        </w:rPr>
        <w:t xml:space="preserve"> </w:t>
      </w:r>
      <w:r>
        <w:rPr>
          <w:rFonts w:ascii="Garamond"/>
          <w:spacing w:val="-2"/>
          <w:w w:val="105"/>
        </w:rPr>
        <w:t>=</w:t>
      </w:r>
      <w:r>
        <w:rPr>
          <w:rFonts w:ascii="Garamond"/>
          <w:spacing w:val="-11"/>
          <w:w w:val="105"/>
        </w:rPr>
        <w:t xml:space="preserve"> </w:t>
      </w:r>
      <w:r>
        <w:rPr>
          <w:rFonts w:ascii="Garamond"/>
          <w:spacing w:val="-2"/>
          <w:w w:val="105"/>
        </w:rPr>
        <w:t>2</w:t>
      </w:r>
      <w:r>
        <w:rPr>
          <w:rFonts w:ascii="Bookman Old Style"/>
          <w:i/>
          <w:spacing w:val="-2"/>
          <w:w w:val="105"/>
        </w:rPr>
        <w:t>N</w:t>
      </w:r>
      <w:r>
        <w:rPr>
          <w:rFonts w:ascii="Bookman Old Style"/>
          <w:i/>
          <w:spacing w:val="-13"/>
          <w:w w:val="105"/>
        </w:rPr>
        <w:t xml:space="preserve"> </w:t>
      </w:r>
      <w:r>
        <w:rPr>
          <w:rFonts w:ascii="Eras Medium ITC"/>
          <w:spacing w:val="-2"/>
          <w:w w:val="105"/>
          <w:vertAlign w:val="superscript"/>
        </w:rPr>
        <w:t>2</w:t>
      </w:r>
      <w:r>
        <w:rPr>
          <w:rFonts w:ascii="Eras Medium ITC"/>
          <w:spacing w:val="-12"/>
          <w:w w:val="105"/>
        </w:rPr>
        <w:t xml:space="preserve"> </w:t>
      </w:r>
      <w:r>
        <w:rPr>
          <w:spacing w:val="-2"/>
          <w:w w:val="105"/>
        </w:rPr>
        <w:t>channels.</w:t>
      </w:r>
      <w:r>
        <w:rPr>
          <w:spacing w:val="-6"/>
          <w:w w:val="105"/>
        </w:rPr>
        <w:t xml:space="preserve"> </w:t>
      </w:r>
      <w:r>
        <w:rPr>
          <w:spacing w:val="-2"/>
          <w:w w:val="105"/>
        </w:rPr>
        <w:t>These</w:t>
      </w:r>
      <w:r>
        <w:rPr>
          <w:spacing w:val="-4"/>
          <w:w w:val="105"/>
        </w:rPr>
        <w:t xml:space="preserve"> </w:t>
      </w:r>
      <w:r>
        <w:rPr>
          <w:spacing w:val="-2"/>
          <w:w w:val="105"/>
        </w:rPr>
        <w:t>channels</w:t>
      </w:r>
      <w:r>
        <w:rPr>
          <w:spacing w:val="-4"/>
          <w:w w:val="105"/>
        </w:rPr>
        <w:t xml:space="preserve"> </w:t>
      </w:r>
      <w:r>
        <w:rPr>
          <w:spacing w:val="-2"/>
          <w:w w:val="105"/>
        </w:rPr>
        <w:t>are</w:t>
      </w:r>
      <w:r>
        <w:rPr>
          <w:spacing w:val="-4"/>
          <w:w w:val="105"/>
        </w:rPr>
        <w:t xml:space="preserve"> </w:t>
      </w:r>
      <w:r>
        <w:rPr>
          <w:spacing w:val="-2"/>
          <w:w w:val="105"/>
        </w:rPr>
        <w:t>appended</w:t>
      </w:r>
      <w:r>
        <w:rPr>
          <w:spacing w:val="-4"/>
          <w:w w:val="105"/>
        </w:rPr>
        <w:t xml:space="preserve"> </w:t>
      </w:r>
      <w:r>
        <w:rPr>
          <w:spacing w:val="-2"/>
          <w:w w:val="105"/>
        </w:rPr>
        <w:t>to</w:t>
      </w:r>
      <w:r>
        <w:rPr>
          <w:spacing w:val="-4"/>
          <w:w w:val="105"/>
        </w:rPr>
        <w:t xml:space="preserve"> </w:t>
      </w:r>
      <w:proofErr w:type="spellStart"/>
      <w:r>
        <w:rPr>
          <w:spacing w:val="-2"/>
          <w:w w:val="105"/>
        </w:rPr>
        <w:t>skele</w:t>
      </w:r>
      <w:proofErr w:type="spellEnd"/>
      <w:r>
        <w:rPr>
          <w:spacing w:val="-2"/>
          <w:w w:val="105"/>
        </w:rPr>
        <w:t>-</w:t>
      </w:r>
      <w:r>
        <w:t xml:space="preserve">ton </w:t>
      </w:r>
      <w:proofErr w:type="spellStart"/>
      <w:r>
        <w:t>keypoint</w:t>
      </w:r>
      <w:proofErr w:type="spellEnd"/>
      <w:r>
        <w:t xml:space="preserve"> channels to produce a total of </w:t>
      </w:r>
      <w:r>
        <w:rPr>
          <w:rFonts w:ascii="Bookman Old Style"/>
          <w:i/>
        </w:rPr>
        <w:t xml:space="preserve">C </w:t>
      </w:r>
      <w:r>
        <w:rPr>
          <w:rFonts w:ascii="Garamond"/>
        </w:rPr>
        <w:t xml:space="preserve">= </w:t>
      </w:r>
      <w:proofErr w:type="spellStart"/>
      <w:r>
        <w:rPr>
          <w:rFonts w:ascii="Bookman Old Style"/>
          <w:i/>
        </w:rPr>
        <w:t>C</w:t>
      </w:r>
      <w:r>
        <w:rPr>
          <w:vertAlign w:val="subscript"/>
        </w:rPr>
        <w:t>pose</w:t>
      </w:r>
      <w:r>
        <w:rPr>
          <w:rFonts w:ascii="Garamond"/>
        </w:rPr>
        <w:t>+</w:t>
      </w:r>
      <w:r>
        <w:rPr>
          <w:rFonts w:ascii="Bookman Old Style"/>
          <w:i/>
        </w:rPr>
        <w:t>C</w:t>
      </w:r>
      <w:r>
        <w:rPr>
          <w:vertAlign w:val="subscript"/>
        </w:rPr>
        <w:t>flow</w:t>
      </w:r>
      <w:proofErr w:type="spellEnd"/>
      <w:r>
        <w:t xml:space="preserve"> </w:t>
      </w:r>
      <w:r>
        <w:rPr>
          <w:rFonts w:ascii="Garamond"/>
        </w:rPr>
        <w:t xml:space="preserve">= </w:t>
      </w:r>
      <w:r>
        <w:rPr>
          <w:rFonts w:ascii="Garamond"/>
          <w:w w:val="105"/>
        </w:rPr>
        <w:t>2</w:t>
      </w:r>
      <w:r>
        <w:rPr>
          <w:rFonts w:ascii="Bookman Old Style"/>
          <w:i/>
          <w:w w:val="105"/>
        </w:rPr>
        <w:t>N</w:t>
      </w:r>
      <w:r>
        <w:rPr>
          <w:rFonts w:ascii="Bookman Old Style"/>
          <w:i/>
          <w:spacing w:val="-16"/>
          <w:w w:val="105"/>
        </w:rPr>
        <w:t xml:space="preserve"> </w:t>
      </w:r>
      <w:r>
        <w:rPr>
          <w:rFonts w:ascii="Eras Medium ITC"/>
          <w:w w:val="105"/>
          <w:vertAlign w:val="superscript"/>
        </w:rPr>
        <w:t>2</w:t>
      </w:r>
      <w:r>
        <w:rPr>
          <w:rFonts w:ascii="Eras Medium ITC"/>
          <w:spacing w:val="-13"/>
          <w:w w:val="105"/>
        </w:rPr>
        <w:t xml:space="preserve"> </w:t>
      </w:r>
      <w:r>
        <w:rPr>
          <w:rFonts w:ascii="Garamond"/>
          <w:w w:val="105"/>
        </w:rPr>
        <w:t>+</w:t>
      </w:r>
      <w:r>
        <w:rPr>
          <w:rFonts w:ascii="Garamond"/>
          <w:spacing w:val="-13"/>
          <w:w w:val="105"/>
        </w:rPr>
        <w:t xml:space="preserve"> </w:t>
      </w:r>
      <w:r>
        <w:rPr>
          <w:rFonts w:ascii="Garamond"/>
          <w:w w:val="105"/>
        </w:rPr>
        <w:t>3</w:t>
      </w:r>
      <w:r>
        <w:rPr>
          <w:rFonts w:ascii="Garamond"/>
          <w:spacing w:val="-14"/>
          <w:w w:val="105"/>
        </w:rPr>
        <w:t xml:space="preserve"> </w:t>
      </w:r>
      <w:r>
        <w:rPr>
          <w:w w:val="105"/>
        </w:rPr>
        <w:t>channels</w:t>
      </w:r>
      <w:r>
        <w:rPr>
          <w:spacing w:val="-13"/>
          <w:w w:val="105"/>
        </w:rPr>
        <w:t xml:space="preserve"> </w:t>
      </w:r>
      <w:r>
        <w:rPr>
          <w:w w:val="105"/>
        </w:rPr>
        <w:t>for</w:t>
      </w:r>
      <w:r>
        <w:rPr>
          <w:spacing w:val="-2"/>
          <w:w w:val="105"/>
        </w:rPr>
        <w:t xml:space="preserve"> </w:t>
      </w:r>
      <w:r>
        <w:rPr>
          <w:w w:val="105"/>
        </w:rPr>
        <w:t xml:space="preserve">each skeleton </w:t>
      </w:r>
      <w:proofErr w:type="spellStart"/>
      <w:r>
        <w:rPr>
          <w:w w:val="105"/>
        </w:rPr>
        <w:t>keypoint</w:t>
      </w:r>
      <w:proofErr w:type="spellEnd"/>
      <w:r>
        <w:rPr>
          <w:w w:val="105"/>
        </w:rPr>
        <w:t>. The output</w:t>
      </w:r>
      <w:r>
        <w:rPr>
          <w:w w:val="105"/>
        </w:rPr>
        <w:t xml:space="preserve"> of the </w:t>
      </w:r>
      <w:proofErr w:type="spellStart"/>
      <w:r>
        <w:rPr>
          <w:w w:val="105"/>
        </w:rPr>
        <w:t>PoseOFF</w:t>
      </w:r>
      <w:proofErr w:type="spellEnd"/>
      <w:r>
        <w:rPr>
          <w:w w:val="105"/>
        </w:rPr>
        <w:t xml:space="preserve"> embedding is a vector of shape:</w:t>
      </w:r>
    </w:p>
    <w:p w14:paraId="5EEA78A0" w14:textId="7A567F97" w:rsidR="00497208" w:rsidRDefault="001C5D8F">
      <w:pPr>
        <w:spacing w:before="224"/>
        <w:ind w:left="4" w:right="62"/>
        <w:jc w:val="center"/>
        <w:rPr>
          <w:rFonts w:ascii="Garamond"/>
          <w:sz w:val="20"/>
        </w:rPr>
      </w:pPr>
      <w:r>
        <w:rPr>
          <w:noProof/>
        </w:rPr>
        <mc:AlternateContent>
          <mc:Choice Requires="wps">
            <w:drawing>
              <wp:anchor distT="0" distB="0" distL="0" distR="0" simplePos="0" relativeHeight="251661312" behindDoc="0" locked="0" layoutInCell="1" allowOverlap="1" wp14:anchorId="5EEA7A6A" wp14:editId="0A72609A">
                <wp:simplePos x="0" y="0"/>
                <wp:positionH relativeFrom="page">
                  <wp:posOffset>7898438</wp:posOffset>
                </wp:positionH>
                <wp:positionV relativeFrom="page">
                  <wp:posOffset>4902050</wp:posOffset>
                </wp:positionV>
                <wp:extent cx="2344420" cy="14300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430020"/>
                        </a:xfrm>
                        <a:prstGeom prst="rect">
                          <a:avLst/>
                        </a:prstGeom>
                        <a:gradFill>
                          <a:gsLst>
                            <a:gs pos="0">
                              <a:srgbClr val="FFFFFF"/>
                            </a:gs>
                            <a:gs pos="100000">
                              <a:srgbClr val="FF904C">
                                <a:alpha val="69999"/>
                              </a:srgbClr>
                            </a:gs>
                          </a:gsLst>
                          <a:lin ang="5400000" scaled="1"/>
                        </a:gradFill>
                        <a:ln w="12700">
                          <a:solidFill>
                            <a:srgbClr val="000000"/>
                          </a:solidFill>
                          <a:prstDash val="solid"/>
                        </a:ln>
                      </wps:spPr>
                      <wps:txbx>
                        <w:txbxContent>
                          <w:p w14:paraId="5EEA7A96" w14:textId="77777777" w:rsidR="00497208" w:rsidRDefault="007C7D88">
                            <w:pPr>
                              <w:spacing w:before="90"/>
                              <w:ind w:left="40"/>
                              <w:rPr>
                                <w:rFonts w:ascii="Arial"/>
                                <w:b/>
                                <w:i/>
                                <w:color w:val="000000"/>
                                <w:sz w:val="16"/>
                              </w:rPr>
                            </w:pPr>
                            <w:proofErr w:type="spellStart"/>
                            <w:r>
                              <w:rPr>
                                <w:rFonts w:ascii="Arial"/>
                                <w:b/>
                                <w:i/>
                                <w:color w:val="000000"/>
                                <w:spacing w:val="-2"/>
                                <w:sz w:val="16"/>
                              </w:rPr>
                              <w:t>cdmccarthy</w:t>
                            </w:r>
                            <w:proofErr w:type="spellEnd"/>
                          </w:p>
                          <w:p w14:paraId="5EEA7A97" w14:textId="77777777" w:rsidR="00497208" w:rsidRDefault="007C7D88">
                            <w:pPr>
                              <w:spacing w:before="16"/>
                              <w:ind w:left="40"/>
                              <w:rPr>
                                <w:rFonts w:ascii="Arial"/>
                                <w:i/>
                                <w:color w:val="000000"/>
                                <w:sz w:val="16"/>
                              </w:rPr>
                            </w:pPr>
                            <w:r>
                              <w:rPr>
                                <w:rFonts w:ascii="Arial"/>
                                <w:i/>
                                <w:color w:val="000000"/>
                                <w:sz w:val="16"/>
                              </w:rPr>
                              <w:t xml:space="preserve">2025-12-11 </w:t>
                            </w:r>
                            <w:r>
                              <w:rPr>
                                <w:rFonts w:ascii="Arial"/>
                                <w:i/>
                                <w:color w:val="000000"/>
                                <w:spacing w:val="-2"/>
                                <w:sz w:val="16"/>
                              </w:rPr>
                              <w:t>22:56:48</w:t>
                            </w:r>
                          </w:p>
                          <w:p w14:paraId="5EEA7A98" w14:textId="77777777" w:rsidR="00497208" w:rsidRDefault="007C7D88">
                            <w:pPr>
                              <w:spacing w:before="18"/>
                              <w:ind w:left="40"/>
                              <w:rPr>
                                <w:rFonts w:ascii="Arial"/>
                                <w:color w:val="000000"/>
                                <w:sz w:val="20"/>
                              </w:rPr>
                            </w:pPr>
                            <w:r>
                              <w:rPr>
                                <w:rFonts w:ascii="Arial"/>
                                <w:color w:val="000000"/>
                                <w:sz w:val="20"/>
                              </w:rPr>
                              <w:t>-------------------------------------------</w:t>
                            </w:r>
                            <w:r>
                              <w:rPr>
                                <w:rFonts w:ascii="Arial"/>
                                <w:color w:val="000000"/>
                                <w:spacing w:val="-10"/>
                                <w:sz w:val="20"/>
                              </w:rPr>
                              <w:t>-</w:t>
                            </w:r>
                          </w:p>
                          <w:p w14:paraId="5EEA7A99" w14:textId="77777777" w:rsidR="00497208" w:rsidRDefault="007C7D88">
                            <w:pPr>
                              <w:pStyle w:val="BodyText"/>
                              <w:spacing w:before="10"/>
                              <w:ind w:left="40" w:right="16" w:firstLine="0"/>
                              <w:jc w:val="left"/>
                              <w:rPr>
                                <w:rFonts w:ascii="Arial"/>
                                <w:color w:val="000000"/>
                              </w:rPr>
                            </w:pPr>
                            <w:r>
                              <w:rPr>
                                <w:rFonts w:ascii="Arial"/>
                                <w:color w:val="000000"/>
                              </w:rPr>
                              <w:t xml:space="preserve">I </w:t>
                            </w:r>
                            <w:proofErr w:type="spellStart"/>
                            <w:r>
                              <w:rPr>
                                <w:rFonts w:ascii="Arial"/>
                                <w:color w:val="000000"/>
                              </w:rPr>
                              <w:t>realise</w:t>
                            </w:r>
                            <w:proofErr w:type="spellEnd"/>
                            <w:r>
                              <w:rPr>
                                <w:rFonts w:ascii="Arial"/>
                                <w:color w:val="000000"/>
                              </w:rPr>
                              <w:t xml:space="preserve"> we should also provide a concise definition of what optical flow </w:t>
                            </w:r>
                            <w:r>
                              <w:rPr>
                                <w:rFonts w:ascii="Arial"/>
                                <w:color w:val="000000"/>
                                <w:spacing w:val="-2"/>
                              </w:rPr>
                              <w:t>actually</w:t>
                            </w:r>
                          </w:p>
                        </w:txbxContent>
                      </wps:txbx>
                      <wps:bodyPr wrap="square" lIns="0" tIns="0" rIns="0" bIns="0" rtlCol="0">
                        <a:noAutofit/>
                      </wps:bodyPr>
                    </wps:wsp>
                  </a:graphicData>
                </a:graphic>
              </wp:anchor>
            </w:drawing>
          </mc:Choice>
          <mc:Fallback>
            <w:pict>
              <v:shape w14:anchorId="5EEA7A6A" id="Textbox 3" o:spid="_x0000_s1027" type="#_x0000_t202" style="position:absolute;left:0;text-align:left;margin-left:621.9pt;margin-top:386pt;width:184.6pt;height:112.6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" strokeweight="1pt">
                <v:fill color2="#ff904c" o:opacity2="45874f" focus="100%" type="gradient"/>
                <v:path arrowok="t"/>
                <v:textbox inset="0,0,0,0">
                  <w:txbxContent>
                    <w:p w14:paraId="5EEA7A96" w14:textId="77777777" w:rsidR="00497208" w:rsidRDefault="007C7D88">
                      <w:pPr>
                        <w:spacing w:before="90"/>
                        <w:ind w:left="40"/>
                        <w:rPr>
                          <w:rFonts w:ascii="Arial"/>
                          <w:b/>
                          <w:i/>
                          <w:color w:val="000000"/>
                          <w:sz w:val="16"/>
                        </w:rPr>
                      </w:pPr>
                      <w:proofErr w:type="spellStart"/>
                      <w:r>
                        <w:rPr>
                          <w:rFonts w:ascii="Arial"/>
                          <w:b/>
                          <w:i/>
                          <w:color w:val="000000"/>
                          <w:spacing w:val="-2"/>
                          <w:sz w:val="16"/>
                        </w:rPr>
                        <w:t>cdmccarthy</w:t>
                      </w:r>
                      <w:proofErr w:type="spellEnd"/>
                    </w:p>
                    <w:p w14:paraId="5EEA7A97" w14:textId="77777777" w:rsidR="00497208" w:rsidRDefault="007C7D88">
                      <w:pPr>
                        <w:spacing w:before="16"/>
                        <w:ind w:left="40"/>
                        <w:rPr>
                          <w:rFonts w:ascii="Arial"/>
                          <w:i/>
                          <w:color w:val="000000"/>
                          <w:sz w:val="16"/>
                        </w:rPr>
                      </w:pPr>
                      <w:r>
                        <w:rPr>
                          <w:rFonts w:ascii="Arial"/>
                          <w:i/>
                          <w:color w:val="000000"/>
                          <w:sz w:val="16"/>
                        </w:rPr>
                        <w:t xml:space="preserve">2025-12-11 </w:t>
                      </w:r>
                      <w:r>
                        <w:rPr>
                          <w:rFonts w:ascii="Arial"/>
                          <w:i/>
                          <w:color w:val="000000"/>
                          <w:spacing w:val="-2"/>
                          <w:sz w:val="16"/>
                        </w:rPr>
                        <w:t>22:56:48</w:t>
                      </w:r>
                    </w:p>
                    <w:p w14:paraId="5EEA7A98" w14:textId="77777777" w:rsidR="00497208" w:rsidRDefault="007C7D88">
                      <w:pPr>
                        <w:spacing w:before="18"/>
                        <w:ind w:left="40"/>
                        <w:rPr>
                          <w:rFonts w:ascii="Arial"/>
                          <w:color w:val="000000"/>
                          <w:sz w:val="20"/>
                        </w:rPr>
                      </w:pPr>
                      <w:r>
                        <w:rPr>
                          <w:rFonts w:ascii="Arial"/>
                          <w:color w:val="000000"/>
                          <w:sz w:val="20"/>
                        </w:rPr>
                        <w:t>-------------------------------------------</w:t>
                      </w:r>
                      <w:r>
                        <w:rPr>
                          <w:rFonts w:ascii="Arial"/>
                          <w:color w:val="000000"/>
                          <w:spacing w:val="-10"/>
                          <w:sz w:val="20"/>
                        </w:rPr>
                        <w:t>-</w:t>
                      </w:r>
                    </w:p>
                    <w:p w14:paraId="5EEA7A99" w14:textId="77777777" w:rsidR="00497208" w:rsidRDefault="007C7D88">
                      <w:pPr>
                        <w:pStyle w:val="BodyText"/>
                        <w:spacing w:before="10"/>
                        <w:ind w:left="40" w:right="16" w:firstLine="0"/>
                        <w:jc w:val="left"/>
                        <w:rPr>
                          <w:rFonts w:ascii="Arial"/>
                          <w:color w:val="000000"/>
                        </w:rPr>
                      </w:pPr>
                      <w:r>
                        <w:rPr>
                          <w:rFonts w:ascii="Arial"/>
                          <w:color w:val="000000"/>
                        </w:rPr>
                        <w:t xml:space="preserve">I </w:t>
                      </w:r>
                      <w:proofErr w:type="spellStart"/>
                      <w:r>
                        <w:rPr>
                          <w:rFonts w:ascii="Arial"/>
                          <w:color w:val="000000"/>
                        </w:rPr>
                        <w:t>realise</w:t>
                      </w:r>
                      <w:proofErr w:type="spellEnd"/>
                      <w:r>
                        <w:rPr>
                          <w:rFonts w:ascii="Arial"/>
                          <w:color w:val="000000"/>
                        </w:rPr>
                        <w:t xml:space="preserve"> we should also provide a concise definition of what optical flow </w:t>
                      </w:r>
                      <w:r>
                        <w:rPr>
                          <w:rFonts w:ascii="Arial"/>
                          <w:color w:val="000000"/>
                          <w:spacing w:val="-2"/>
                        </w:rPr>
                        <w:t>actually</w:t>
                      </w:r>
                    </w:p>
                  </w:txbxContent>
                </v:textbox>
                <w10:wrap anchorx="page" anchory="page"/>
              </v:shape>
            </w:pict>
          </mc:Fallback>
        </mc:AlternateContent>
      </w:r>
      <w:r w:rsidR="007C7D88">
        <w:rPr>
          <w:rFonts w:ascii="Garamond"/>
          <w:sz w:val="20"/>
        </w:rPr>
        <w:t>(</w:t>
      </w:r>
      <w:r w:rsidR="007C7D88">
        <w:rPr>
          <w:rFonts w:ascii="Bookman Old Style"/>
          <w:i/>
          <w:sz w:val="20"/>
        </w:rPr>
        <w:t>T,</w:t>
      </w:r>
      <w:r w:rsidR="007C7D88">
        <w:rPr>
          <w:rFonts w:ascii="Bookman Old Style"/>
          <w:i/>
          <w:spacing w:val="-15"/>
          <w:sz w:val="20"/>
        </w:rPr>
        <w:t xml:space="preserve"> </w:t>
      </w:r>
      <w:r w:rsidR="007C7D88">
        <w:rPr>
          <w:rFonts w:ascii="Bookman Old Style"/>
          <w:i/>
          <w:sz w:val="20"/>
        </w:rPr>
        <w:t>M,</w:t>
      </w:r>
      <w:r w:rsidR="007C7D88">
        <w:rPr>
          <w:rFonts w:ascii="Bookman Old Style"/>
          <w:i/>
          <w:spacing w:val="-15"/>
          <w:sz w:val="20"/>
        </w:rPr>
        <w:t xml:space="preserve"> </w:t>
      </w:r>
      <w:r w:rsidR="007C7D88">
        <w:rPr>
          <w:rFonts w:ascii="Bookman Old Style"/>
          <w:i/>
          <w:sz w:val="20"/>
        </w:rPr>
        <w:t>V,</w:t>
      </w:r>
      <w:r w:rsidR="007C7D88">
        <w:rPr>
          <w:rFonts w:ascii="Bookman Old Style"/>
          <w:i/>
          <w:spacing w:val="-15"/>
          <w:sz w:val="20"/>
        </w:rPr>
        <w:t xml:space="preserve"> </w:t>
      </w:r>
      <w:r w:rsidR="007C7D88">
        <w:rPr>
          <w:rFonts w:ascii="Bookman Old Style"/>
          <w:i/>
          <w:spacing w:val="-5"/>
          <w:sz w:val="20"/>
        </w:rPr>
        <w:t>C</w:t>
      </w:r>
      <w:r w:rsidR="007C7D88">
        <w:rPr>
          <w:rFonts w:ascii="Garamond"/>
          <w:spacing w:val="-5"/>
          <w:sz w:val="20"/>
        </w:rPr>
        <w:t>)</w:t>
      </w:r>
    </w:p>
    <w:p w14:paraId="5EEA78A1" w14:textId="77777777" w:rsidR="00497208" w:rsidRDefault="00497208">
      <w:pPr>
        <w:pStyle w:val="BodyText"/>
        <w:ind w:left="0" w:firstLine="0"/>
        <w:jc w:val="left"/>
        <w:rPr>
          <w:rFonts w:ascii="Garamond"/>
        </w:rPr>
      </w:pPr>
    </w:p>
    <w:p w14:paraId="5EEA78A2" w14:textId="77777777" w:rsidR="00497208" w:rsidRDefault="007C7D88">
      <w:pPr>
        <w:pStyle w:val="BodyText"/>
        <w:spacing w:before="58"/>
        <w:ind w:left="0" w:firstLine="0"/>
        <w:jc w:val="left"/>
        <w:rPr>
          <w:rFonts w:ascii="Garamond"/>
        </w:rPr>
      </w:pPr>
      <w:r>
        <w:rPr>
          <w:rFonts w:ascii="Garamond"/>
          <w:noProof/>
        </w:rPr>
        <w:drawing>
          <wp:anchor distT="0" distB="0" distL="0" distR="0" simplePos="0" relativeHeight="487587840" behindDoc="1" locked="0" layoutInCell="1" allowOverlap="1" wp14:anchorId="5EEA7A6C" wp14:editId="5EEA7A6D">
            <wp:simplePos x="0" y="0"/>
            <wp:positionH relativeFrom="page">
              <wp:posOffset>4121543</wp:posOffset>
            </wp:positionH>
            <wp:positionV relativeFrom="paragraph">
              <wp:posOffset>195370</wp:posOffset>
            </wp:positionV>
            <wp:extent cx="2873692" cy="141351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2873692" cy="1413510"/>
                    </a:xfrm>
                    <a:prstGeom prst="rect">
                      <a:avLst/>
                    </a:prstGeom>
                  </pic:spPr>
                </pic:pic>
              </a:graphicData>
            </a:graphic>
          </wp:anchor>
        </w:drawing>
      </w:r>
    </w:p>
    <w:p w14:paraId="5EEA78A3" w14:textId="77777777" w:rsidR="00497208" w:rsidRDefault="007C7D88">
      <w:pPr>
        <w:spacing w:before="199" w:line="232" w:lineRule="auto"/>
        <w:ind w:left="199" w:right="257"/>
        <w:jc w:val="both"/>
        <w:rPr>
          <w:sz w:val="16"/>
        </w:rPr>
      </w:pPr>
      <w:r>
        <w:rPr>
          <w:sz w:val="16"/>
        </w:rPr>
        <w:t>Fig.</w:t>
      </w:r>
      <w:r>
        <w:rPr>
          <w:spacing w:val="25"/>
          <w:sz w:val="16"/>
        </w:rPr>
        <w:t xml:space="preserve"> </w:t>
      </w:r>
      <w:r>
        <w:rPr>
          <w:sz w:val="16"/>
        </w:rPr>
        <w:t>2.</w:t>
      </w:r>
      <w:r>
        <w:rPr>
          <w:spacing w:val="80"/>
          <w:sz w:val="16"/>
        </w:rPr>
        <w:t xml:space="preserve"> </w:t>
      </w:r>
      <w:bookmarkStart w:id="205" w:name="_bookmark2"/>
      <w:bookmarkEnd w:id="205"/>
      <w:r>
        <w:rPr>
          <w:sz w:val="16"/>
        </w:rPr>
        <w:t>Example</w:t>
      </w:r>
      <w:r>
        <w:rPr>
          <w:spacing w:val="25"/>
          <w:sz w:val="16"/>
        </w:rPr>
        <w:t xml:space="preserve"> </w:t>
      </w:r>
      <w:r>
        <w:rPr>
          <w:sz w:val="16"/>
        </w:rPr>
        <w:t>of</w:t>
      </w:r>
      <w:r>
        <w:rPr>
          <w:spacing w:val="25"/>
          <w:sz w:val="16"/>
        </w:rPr>
        <w:t xml:space="preserve"> </w:t>
      </w:r>
      <w:r>
        <w:rPr>
          <w:sz w:val="16"/>
        </w:rPr>
        <w:t>a</w:t>
      </w:r>
      <w:r>
        <w:rPr>
          <w:spacing w:val="25"/>
          <w:sz w:val="16"/>
        </w:rPr>
        <w:t xml:space="preserve"> </w:t>
      </w:r>
      <w:r>
        <w:rPr>
          <w:rFonts w:ascii="Trebuchet MS" w:hAnsi="Trebuchet MS"/>
          <w:sz w:val="16"/>
        </w:rPr>
        <w:t>5</w:t>
      </w:r>
      <w:r>
        <w:rPr>
          <w:rFonts w:ascii="Trebuchet MS" w:hAnsi="Trebuchet MS"/>
          <w:spacing w:val="-3"/>
          <w:sz w:val="16"/>
        </w:rPr>
        <w:t xml:space="preserve"> </w:t>
      </w:r>
      <w:r>
        <w:rPr>
          <w:rFonts w:ascii="Verdana" w:hAnsi="Verdana"/>
          <w:i/>
          <w:sz w:val="16"/>
        </w:rPr>
        <w:t>×</w:t>
      </w:r>
      <w:r>
        <w:rPr>
          <w:rFonts w:ascii="Verdana" w:hAnsi="Verdana"/>
          <w:i/>
          <w:spacing w:val="-11"/>
          <w:sz w:val="16"/>
        </w:rPr>
        <w:t xml:space="preserve"> </w:t>
      </w:r>
      <w:r>
        <w:rPr>
          <w:rFonts w:ascii="Trebuchet MS" w:hAnsi="Trebuchet MS"/>
          <w:sz w:val="16"/>
        </w:rPr>
        <w:t>5</w:t>
      </w:r>
      <w:r>
        <w:rPr>
          <w:rFonts w:ascii="Trebuchet MS" w:hAnsi="Trebuchet MS"/>
          <w:spacing w:val="17"/>
          <w:sz w:val="16"/>
        </w:rPr>
        <w:t xml:space="preserve"> </w:t>
      </w:r>
      <w:r>
        <w:rPr>
          <w:sz w:val="16"/>
        </w:rPr>
        <w:t>window</w:t>
      </w:r>
      <w:r>
        <w:rPr>
          <w:spacing w:val="25"/>
          <w:sz w:val="16"/>
        </w:rPr>
        <w:t xml:space="preserve"> </w:t>
      </w:r>
      <w:r>
        <w:rPr>
          <w:sz w:val="16"/>
        </w:rPr>
        <w:t>of</w:t>
      </w:r>
      <w:r>
        <w:rPr>
          <w:spacing w:val="25"/>
          <w:sz w:val="16"/>
        </w:rPr>
        <w:t xml:space="preserve"> </w:t>
      </w:r>
      <w:r>
        <w:rPr>
          <w:sz w:val="16"/>
        </w:rPr>
        <w:t>flow</w:t>
      </w:r>
      <w:r>
        <w:rPr>
          <w:spacing w:val="25"/>
          <w:sz w:val="16"/>
        </w:rPr>
        <w:t xml:space="preserve"> </w:t>
      </w:r>
      <w:r>
        <w:rPr>
          <w:sz w:val="16"/>
        </w:rPr>
        <w:t>field</w:t>
      </w:r>
      <w:r>
        <w:rPr>
          <w:spacing w:val="25"/>
          <w:sz w:val="16"/>
        </w:rPr>
        <w:t xml:space="preserve"> </w:t>
      </w:r>
      <w:r>
        <w:rPr>
          <w:sz w:val="16"/>
        </w:rPr>
        <w:t>sampling</w:t>
      </w:r>
      <w:r>
        <w:rPr>
          <w:spacing w:val="25"/>
          <w:sz w:val="16"/>
        </w:rPr>
        <w:t xml:space="preserve"> </w:t>
      </w:r>
      <w:r>
        <w:rPr>
          <w:sz w:val="16"/>
        </w:rPr>
        <w:t>with</w:t>
      </w:r>
      <w:r>
        <w:rPr>
          <w:spacing w:val="25"/>
          <w:sz w:val="16"/>
        </w:rPr>
        <w:t xml:space="preserve"> </w:t>
      </w:r>
      <w:r>
        <w:rPr>
          <w:sz w:val="16"/>
        </w:rPr>
        <w:t>dilation</w:t>
      </w:r>
      <w:r>
        <w:rPr>
          <w:spacing w:val="40"/>
          <w:sz w:val="16"/>
        </w:rPr>
        <w:t xml:space="preserve"> </w:t>
      </w:r>
      <w:r>
        <w:rPr>
          <w:sz w:val="16"/>
        </w:rPr>
        <w:t>1 (left) and dilation 3 (right). The grid represents the vector field of optical</w:t>
      </w:r>
      <w:r>
        <w:rPr>
          <w:spacing w:val="40"/>
          <w:sz w:val="16"/>
        </w:rPr>
        <w:t xml:space="preserve"> </w:t>
      </w:r>
      <w:r>
        <w:rPr>
          <w:sz w:val="16"/>
        </w:rPr>
        <w:t xml:space="preserve">flow. The blue cell in the </w:t>
      </w:r>
      <w:proofErr w:type="spellStart"/>
      <w:r>
        <w:rPr>
          <w:sz w:val="16"/>
        </w:rPr>
        <w:t>centre</w:t>
      </w:r>
      <w:proofErr w:type="spellEnd"/>
      <w:r>
        <w:rPr>
          <w:sz w:val="16"/>
        </w:rPr>
        <w:t xml:space="preserve"> is the optical flow vector aligning with the</w:t>
      </w:r>
      <w:r>
        <w:rPr>
          <w:spacing w:val="40"/>
          <w:sz w:val="16"/>
        </w:rPr>
        <w:t xml:space="preserve"> </w:t>
      </w:r>
      <w:r>
        <w:rPr>
          <w:sz w:val="16"/>
        </w:rPr>
        <w:t xml:space="preserve">pixel coordinates of the human pose </w:t>
      </w:r>
      <w:proofErr w:type="spellStart"/>
      <w:r>
        <w:rPr>
          <w:sz w:val="16"/>
        </w:rPr>
        <w:t>keypoint</w:t>
      </w:r>
      <w:proofErr w:type="spellEnd"/>
      <w:r>
        <w:rPr>
          <w:sz w:val="16"/>
        </w:rPr>
        <w:t xml:space="preserve"> around which the flow window</w:t>
      </w:r>
      <w:r>
        <w:rPr>
          <w:spacing w:val="40"/>
          <w:sz w:val="16"/>
        </w:rPr>
        <w:t xml:space="preserve"> </w:t>
      </w:r>
      <w:r>
        <w:rPr>
          <w:sz w:val="16"/>
        </w:rPr>
        <w:t>is being sampled.</w:t>
      </w:r>
    </w:p>
    <w:p w14:paraId="5EEA78A4" w14:textId="77777777" w:rsidR="00497208" w:rsidRDefault="00497208">
      <w:pPr>
        <w:pStyle w:val="BodyText"/>
        <w:spacing w:before="72"/>
        <w:ind w:left="0" w:firstLine="0"/>
        <w:jc w:val="left"/>
        <w:rPr>
          <w:sz w:val="16"/>
        </w:rPr>
      </w:pPr>
    </w:p>
    <w:p w14:paraId="39314908" w14:textId="77777777" w:rsidR="00351783" w:rsidRDefault="007C7D88">
      <w:pPr>
        <w:pStyle w:val="BodyText"/>
        <w:spacing w:line="244" w:lineRule="auto"/>
        <w:ind w:right="257"/>
        <w:rPr>
          <w:ins w:id="206" w:author="Christopher McCarthy" w:date="2025-12-12T15:11:00Z" w16du:dateUtc="2025-12-12T04:11:00Z"/>
        </w:rPr>
      </w:pPr>
      <w:proofErr w:type="spellStart"/>
      <w:r>
        <w:t>PoseOFF</w:t>
      </w:r>
      <w:proofErr w:type="spellEnd"/>
      <w:r>
        <w:t xml:space="preserve"> sampling provides a considerably more data </w:t>
      </w:r>
      <w:proofErr w:type="spellStart"/>
      <w:r>
        <w:t>ef-ficient</w:t>
      </w:r>
      <w:proofErr w:type="spellEnd"/>
      <w:r>
        <w:t xml:space="preserve"> method of embedding optical flow information tha</w:t>
      </w:r>
      <w:ins w:id="207" w:author="Christopher McCarthy" w:date="2025-12-12T15:11:00Z" w16du:dateUtc="2025-12-12T04:11:00Z">
        <w:r w:rsidR="006046F2">
          <w:t>n</w:t>
        </w:r>
      </w:ins>
      <w:del w:id="208" w:author="Christopher McCarthy" w:date="2025-12-12T15:11:00Z" w16du:dateUtc="2025-12-12T04:11:00Z">
        <w:r w:rsidDel="006046F2">
          <w:delText>t</w:delText>
        </w:r>
      </w:del>
      <w:r>
        <w:t xml:space="preserve"> training a neural network to learn from the entire flow field. </w:t>
      </w:r>
    </w:p>
    <w:p w14:paraId="5EEA78A5" w14:textId="3B5EA6C9" w:rsidR="00497208" w:rsidRDefault="007C7D88">
      <w:pPr>
        <w:pStyle w:val="BodyText"/>
        <w:spacing w:line="244" w:lineRule="auto"/>
        <w:ind w:right="257"/>
      </w:pPr>
      <w:hyperlink w:anchor="_bookmark1" w:history="1">
        <w:r>
          <w:t>Table I</w:t>
        </w:r>
      </w:hyperlink>
      <w:r>
        <w:t xml:space="preserve"> provides a comparison of data sizes required for pose only, pose with full optical flow, and </w:t>
      </w:r>
      <w:proofErr w:type="spellStart"/>
      <w:r>
        <w:t>PoseOFF</w:t>
      </w:r>
      <w:proofErr w:type="spellEnd"/>
      <w:r>
        <w:t xml:space="preserve"> for a single video containing 100 frames at a resolution of </w:t>
      </w:r>
      <w:r>
        <w:rPr>
          <w:rFonts w:ascii="Garamond" w:hAnsi="Garamond"/>
        </w:rPr>
        <w:t xml:space="preserve">1920 </w:t>
      </w:r>
      <w:r>
        <w:rPr>
          <w:rFonts w:ascii="Verdana" w:hAnsi="Verdana"/>
          <w:i/>
        </w:rPr>
        <w:t>×</w:t>
      </w:r>
      <w:r>
        <w:rPr>
          <w:rFonts w:ascii="Verdana" w:hAnsi="Verdana"/>
          <w:i/>
          <w:spacing w:val="-18"/>
        </w:rPr>
        <w:t xml:space="preserve"> </w:t>
      </w:r>
      <w:r>
        <w:rPr>
          <w:rFonts w:ascii="Garamond" w:hAnsi="Garamond"/>
        </w:rPr>
        <w:t xml:space="preserve">1080 </w:t>
      </w:r>
      <w:r>
        <w:rPr>
          <w:spacing w:val="-2"/>
        </w:rPr>
        <w:t>pixels.</w:t>
      </w:r>
    </w:p>
    <w:p w14:paraId="5EEA78A6" w14:textId="77777777" w:rsidR="00497208" w:rsidRDefault="00497208">
      <w:pPr>
        <w:pStyle w:val="BodyText"/>
        <w:ind w:left="0" w:firstLine="0"/>
        <w:jc w:val="left"/>
      </w:pPr>
    </w:p>
    <w:p w14:paraId="5EEA78A7" w14:textId="77777777" w:rsidR="00497208" w:rsidRDefault="00497208">
      <w:pPr>
        <w:pStyle w:val="BodyText"/>
        <w:spacing w:before="79"/>
        <w:ind w:left="0" w:firstLine="0"/>
        <w:jc w:val="left"/>
      </w:pPr>
    </w:p>
    <w:p w14:paraId="5EEA78A8" w14:textId="4611BFCF" w:rsidR="00497208" w:rsidRDefault="007C7D88">
      <w:pPr>
        <w:pStyle w:val="BodyText"/>
        <w:spacing w:line="249" w:lineRule="auto"/>
        <w:ind w:right="257"/>
      </w:pPr>
      <w:commentRangeStart w:id="209"/>
      <w:r>
        <w:t>O</w:t>
      </w:r>
      <w:del w:id="210" w:author="Christopher McCarthy" w:date="2025-12-12T15:15:00Z" w16du:dateUtc="2025-12-12T04:15:00Z">
        <w:r w:rsidDel="00FF7A59">
          <w:delText>ptical</w:delText>
        </w:r>
        <w:r w:rsidDel="00FF7A59">
          <w:rPr>
            <w:spacing w:val="-8"/>
          </w:rPr>
          <w:delText xml:space="preserve"> </w:delText>
        </w:r>
        <w:r w:rsidDel="00FF7A59">
          <w:delText>flow</w:delText>
        </w:r>
        <w:r w:rsidDel="00FF7A59">
          <w:rPr>
            <w:spacing w:val="-8"/>
          </w:rPr>
          <w:delText xml:space="preserve"> </w:delText>
        </w:r>
        <w:r w:rsidDel="00FF7A59">
          <w:delText>provides</w:delText>
        </w:r>
        <w:r w:rsidDel="00FF7A59">
          <w:rPr>
            <w:spacing w:val="-8"/>
          </w:rPr>
          <w:delText xml:space="preserve"> </w:delText>
        </w:r>
        <w:r w:rsidDel="00FF7A59">
          <w:delText>richer</w:delText>
        </w:r>
        <w:r w:rsidDel="00FF7A59">
          <w:rPr>
            <w:spacing w:val="-8"/>
          </w:rPr>
          <w:delText xml:space="preserve"> </w:delText>
        </w:r>
        <w:r w:rsidDel="00FF7A59">
          <w:delText>information</w:delText>
        </w:r>
        <w:r w:rsidDel="00FF7A59">
          <w:rPr>
            <w:spacing w:val="-8"/>
          </w:rPr>
          <w:delText xml:space="preserve"> </w:delText>
        </w:r>
        <w:r w:rsidDel="00FF7A59">
          <w:delText>than</w:delText>
        </w:r>
        <w:r w:rsidDel="00FF7A59">
          <w:rPr>
            <w:spacing w:val="-8"/>
          </w:rPr>
          <w:delText xml:space="preserve"> </w:delText>
        </w:r>
        <w:r w:rsidDel="00FF7A59">
          <w:delText>joint</w:delText>
        </w:r>
        <w:r w:rsidDel="00FF7A59">
          <w:rPr>
            <w:spacing w:val="-8"/>
          </w:rPr>
          <w:delText xml:space="preserve"> </w:delText>
        </w:r>
        <w:r w:rsidDel="00FF7A59">
          <w:delText xml:space="preserve">displace-ment vectors alone. Windows of optical flow can contain nuanced information about the rotation or deformation of surfaces surrounding keypoints, where displacement vectors only indicate joint positional translation </w:delText>
        </w:r>
        <w:r w:rsidDel="00FF7A59">
          <w:fldChar w:fldCharType="begin"/>
        </w:r>
        <w:r w:rsidDel="00FF7A59">
          <w:delInstrText>HYPERLINK \l "_bookmark9"</w:delInstrText>
        </w:r>
        <w:r w:rsidDel="00FF7A59">
          <w:fldChar w:fldCharType="separate"/>
        </w:r>
        <w:r w:rsidDel="00FF7A59">
          <w:delText>[1].</w:delText>
        </w:r>
        <w:r w:rsidDel="00FF7A59">
          <w:fldChar w:fldCharType="end"/>
        </w:r>
      </w:del>
      <w:commentRangeEnd w:id="209"/>
      <w:r w:rsidR="00612206">
        <w:rPr>
          <w:rStyle w:val="CommentReference"/>
        </w:rPr>
        <w:commentReference w:id="209"/>
      </w:r>
    </w:p>
    <w:p w14:paraId="5EEA78A9" w14:textId="77777777" w:rsidR="00497208" w:rsidRDefault="00497208">
      <w:pPr>
        <w:pStyle w:val="BodyText"/>
        <w:spacing w:line="249" w:lineRule="auto"/>
        <w:sectPr w:rsidR="00497208">
          <w:pgSz w:w="12240" w:h="15840"/>
          <w:pgMar w:top="920" w:right="720" w:bottom="280" w:left="720" w:header="720" w:footer="720" w:gutter="0"/>
          <w:cols w:num="2" w:space="720" w:equalWidth="0">
            <w:col w:w="5281" w:space="40"/>
            <w:col w:w="5479"/>
          </w:cols>
        </w:sectPr>
      </w:pPr>
    </w:p>
    <w:p w14:paraId="5EEA78AA" w14:textId="77777777" w:rsidR="00497208" w:rsidRDefault="00497208">
      <w:pPr>
        <w:pStyle w:val="BodyText"/>
        <w:spacing w:before="10"/>
        <w:ind w:left="0" w:firstLine="0"/>
        <w:jc w:val="left"/>
        <w:rPr>
          <w:sz w:val="7"/>
        </w:rPr>
      </w:pPr>
    </w:p>
    <w:p w14:paraId="5EEA78AB" w14:textId="77777777" w:rsidR="00497208" w:rsidRDefault="007C7D88">
      <w:pPr>
        <w:ind w:left="1012"/>
        <w:rPr>
          <w:sz w:val="20"/>
        </w:rPr>
      </w:pPr>
      <w:r>
        <w:rPr>
          <w:noProof/>
          <w:sz w:val="20"/>
        </w:rPr>
        <w:drawing>
          <wp:inline distT="0" distB="0" distL="0" distR="0" wp14:anchorId="5EEA7A6E" wp14:editId="5EEA7A6F">
            <wp:extent cx="2241137" cy="42916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2241137" cy="4291679"/>
                    </a:xfrm>
                    <a:prstGeom prst="rect">
                      <a:avLst/>
                    </a:prstGeom>
                  </pic:spPr>
                </pic:pic>
              </a:graphicData>
            </a:graphic>
          </wp:inline>
        </w:drawing>
      </w:r>
    </w:p>
    <w:p w14:paraId="5EEA78AC" w14:textId="77777777" w:rsidR="00497208" w:rsidRDefault="00497208">
      <w:pPr>
        <w:pStyle w:val="BodyText"/>
        <w:spacing w:before="32"/>
        <w:ind w:left="0" w:firstLine="0"/>
        <w:jc w:val="left"/>
        <w:rPr>
          <w:sz w:val="16"/>
        </w:rPr>
      </w:pPr>
    </w:p>
    <w:p w14:paraId="5EEA78AD" w14:textId="77777777" w:rsidR="00497208" w:rsidRDefault="007C7D88">
      <w:pPr>
        <w:spacing w:line="232" w:lineRule="auto"/>
        <w:ind w:left="259"/>
        <w:jc w:val="both"/>
        <w:rPr>
          <w:sz w:val="16"/>
        </w:rPr>
      </w:pPr>
      <w:r>
        <w:rPr>
          <w:sz w:val="16"/>
        </w:rPr>
        <w:t>Fig. 3.</w:t>
      </w:r>
      <w:r>
        <w:rPr>
          <w:spacing w:val="40"/>
          <w:sz w:val="16"/>
        </w:rPr>
        <w:t xml:space="preserve"> </w:t>
      </w:r>
      <w:bookmarkStart w:id="211" w:name="_bookmark3"/>
      <w:bookmarkEnd w:id="211"/>
      <w:r>
        <w:rPr>
          <w:sz w:val="16"/>
        </w:rPr>
        <w:t xml:space="preserve">The embedding layer that learns the windows of optical </w:t>
      </w:r>
      <w:proofErr w:type="gramStart"/>
      <w:r>
        <w:rPr>
          <w:sz w:val="16"/>
        </w:rPr>
        <w:t>flow, and</w:t>
      </w:r>
      <w:proofErr w:type="gramEnd"/>
      <w:r>
        <w:rPr>
          <w:spacing w:val="40"/>
          <w:sz w:val="16"/>
        </w:rPr>
        <w:t xml:space="preserve"> </w:t>
      </w:r>
      <w:r>
        <w:rPr>
          <w:sz w:val="16"/>
        </w:rPr>
        <w:t>concatenates these learned features with the original pose features (</w:t>
      </w:r>
      <w:proofErr w:type="spellStart"/>
      <w:proofErr w:type="gramStart"/>
      <w:r>
        <w:rPr>
          <w:sz w:val="16"/>
        </w:rPr>
        <w:t>x,y</w:t>
      </w:r>
      <w:proofErr w:type="gramEnd"/>
      <w:r>
        <w:rPr>
          <w:sz w:val="16"/>
        </w:rPr>
        <w:t>,z</w:t>
      </w:r>
      <w:proofErr w:type="spellEnd"/>
      <w:r>
        <w:rPr>
          <w:spacing w:val="40"/>
          <w:sz w:val="16"/>
        </w:rPr>
        <w:t xml:space="preserve"> </w:t>
      </w:r>
      <w:r>
        <w:rPr>
          <w:spacing w:val="-2"/>
          <w:sz w:val="16"/>
        </w:rPr>
        <w:t>positions).</w:t>
      </w:r>
    </w:p>
    <w:p w14:paraId="5EEA78AE" w14:textId="77777777" w:rsidR="00497208" w:rsidRDefault="00497208">
      <w:pPr>
        <w:pStyle w:val="BodyText"/>
        <w:ind w:left="0" w:firstLine="0"/>
        <w:jc w:val="left"/>
        <w:rPr>
          <w:sz w:val="16"/>
        </w:rPr>
      </w:pPr>
    </w:p>
    <w:p w14:paraId="5EEA78AF" w14:textId="77777777" w:rsidR="00497208" w:rsidRDefault="00497208">
      <w:pPr>
        <w:pStyle w:val="BodyText"/>
        <w:spacing w:before="94"/>
        <w:ind w:left="0" w:firstLine="0"/>
        <w:jc w:val="left"/>
        <w:rPr>
          <w:sz w:val="16"/>
        </w:rPr>
      </w:pPr>
    </w:p>
    <w:p w14:paraId="5EEA78B0" w14:textId="77777777" w:rsidR="00497208" w:rsidRDefault="007C7D88">
      <w:pPr>
        <w:pStyle w:val="ListParagraph"/>
        <w:numPr>
          <w:ilvl w:val="0"/>
          <w:numId w:val="3"/>
        </w:numPr>
        <w:tabs>
          <w:tab w:val="left" w:pos="529"/>
        </w:tabs>
        <w:ind w:left="529" w:hanging="270"/>
        <w:jc w:val="left"/>
        <w:rPr>
          <w:i/>
          <w:sz w:val="20"/>
        </w:rPr>
      </w:pPr>
      <w:bookmarkStart w:id="212" w:name="Skeleton-based_Action_Recognition_Models"/>
      <w:bookmarkEnd w:id="212"/>
      <w:r>
        <w:rPr>
          <w:i/>
          <w:sz w:val="20"/>
        </w:rPr>
        <w:t>Skeleton-based</w:t>
      </w:r>
      <w:r>
        <w:rPr>
          <w:i/>
          <w:spacing w:val="8"/>
          <w:sz w:val="20"/>
        </w:rPr>
        <w:t xml:space="preserve"> </w:t>
      </w:r>
      <w:r>
        <w:rPr>
          <w:i/>
          <w:sz w:val="20"/>
        </w:rPr>
        <w:t>Action</w:t>
      </w:r>
      <w:r>
        <w:rPr>
          <w:i/>
          <w:spacing w:val="9"/>
          <w:sz w:val="20"/>
        </w:rPr>
        <w:t xml:space="preserve"> </w:t>
      </w:r>
      <w:r>
        <w:rPr>
          <w:i/>
          <w:sz w:val="20"/>
        </w:rPr>
        <w:t>Recognition</w:t>
      </w:r>
      <w:r>
        <w:rPr>
          <w:i/>
          <w:spacing w:val="9"/>
          <w:sz w:val="20"/>
        </w:rPr>
        <w:t xml:space="preserve"> </w:t>
      </w:r>
      <w:r>
        <w:rPr>
          <w:i/>
          <w:spacing w:val="-2"/>
          <w:sz w:val="20"/>
        </w:rPr>
        <w:t>Models</w:t>
      </w:r>
    </w:p>
    <w:p w14:paraId="5EEA78B1" w14:textId="5DA82B08" w:rsidR="00497208" w:rsidRDefault="007C7D88">
      <w:pPr>
        <w:pStyle w:val="BodyText"/>
        <w:spacing w:before="119" w:line="249" w:lineRule="auto"/>
        <w:ind w:left="259"/>
        <w:jc w:val="right"/>
      </w:pPr>
      <w:r>
        <w:t>To demonstrate the applicability and effectiveness of Pose-OFF,</w:t>
      </w:r>
      <w:r>
        <w:rPr>
          <w:spacing w:val="-10"/>
        </w:rPr>
        <w:t xml:space="preserve"> </w:t>
      </w:r>
      <w:r>
        <w:t>we</w:t>
      </w:r>
      <w:r>
        <w:rPr>
          <w:spacing w:val="-10"/>
        </w:rPr>
        <w:t xml:space="preserve"> </w:t>
      </w:r>
      <w:r>
        <w:t>modify</w:t>
      </w:r>
      <w:r>
        <w:rPr>
          <w:spacing w:val="-10"/>
        </w:rPr>
        <w:t xml:space="preserve"> </w:t>
      </w:r>
      <w:r>
        <w:t>three</w:t>
      </w:r>
      <w:r>
        <w:rPr>
          <w:spacing w:val="-10"/>
        </w:rPr>
        <w:t xml:space="preserve"> </w:t>
      </w:r>
      <w:r>
        <w:t>state-of-the-art</w:t>
      </w:r>
      <w:r>
        <w:rPr>
          <w:spacing w:val="-10"/>
        </w:rPr>
        <w:t xml:space="preserve"> </w:t>
      </w:r>
      <w:r>
        <w:t>skeleton-</w:t>
      </w:r>
      <w:proofErr w:type="spellStart"/>
      <w:r>
        <w:t>keypoint</w:t>
      </w:r>
      <w:proofErr w:type="spellEnd"/>
      <w:r>
        <w:rPr>
          <w:spacing w:val="-10"/>
        </w:rPr>
        <w:t xml:space="preserve"> </w:t>
      </w:r>
      <w:r>
        <w:t>action recognition</w:t>
      </w:r>
      <w:r>
        <w:rPr>
          <w:spacing w:val="20"/>
        </w:rPr>
        <w:t xml:space="preserve"> </w:t>
      </w:r>
      <w:r>
        <w:t>models</w:t>
      </w:r>
      <w:r>
        <w:rPr>
          <w:spacing w:val="20"/>
        </w:rPr>
        <w:t xml:space="preserve"> </w:t>
      </w:r>
      <w:r>
        <w:t>to</w:t>
      </w:r>
      <w:r>
        <w:rPr>
          <w:spacing w:val="20"/>
        </w:rPr>
        <w:t xml:space="preserve"> </w:t>
      </w:r>
      <w:r>
        <w:t>incorporate</w:t>
      </w:r>
      <w:r>
        <w:rPr>
          <w:spacing w:val="20"/>
        </w:rPr>
        <w:t xml:space="preserve"> </w:t>
      </w:r>
      <w:r>
        <w:t>learnable</w:t>
      </w:r>
      <w:r>
        <w:rPr>
          <w:spacing w:val="20"/>
        </w:rPr>
        <w:t xml:space="preserve"> </w:t>
      </w:r>
      <w:r>
        <w:t>early</w:t>
      </w:r>
      <w:r>
        <w:rPr>
          <w:spacing w:val="20"/>
        </w:rPr>
        <w:t xml:space="preserve"> </w:t>
      </w:r>
      <w:r>
        <w:t>visual</w:t>
      </w:r>
      <w:r>
        <w:rPr>
          <w:spacing w:val="20"/>
        </w:rPr>
        <w:t xml:space="preserve"> </w:t>
      </w:r>
      <w:proofErr w:type="spellStart"/>
      <w:r>
        <w:t>mo-tion</w:t>
      </w:r>
      <w:proofErr w:type="spellEnd"/>
      <w:r>
        <w:t xml:space="preserve"> cues. The embedding layer of each model was modified</w:t>
      </w:r>
      <w:r>
        <w:rPr>
          <w:spacing w:val="40"/>
        </w:rPr>
        <w:t xml:space="preserve"> </w:t>
      </w:r>
      <w:r>
        <w:t>to</w:t>
      </w:r>
      <w:r>
        <w:rPr>
          <w:spacing w:val="40"/>
        </w:rPr>
        <w:t xml:space="preserve"> </w:t>
      </w:r>
      <w:r>
        <w:t>include</w:t>
      </w:r>
      <w:r>
        <w:rPr>
          <w:spacing w:val="40"/>
        </w:rPr>
        <w:t xml:space="preserve"> </w:t>
      </w:r>
      <w:r>
        <w:t>a</w:t>
      </w:r>
      <w:r>
        <w:rPr>
          <w:spacing w:val="40"/>
        </w:rPr>
        <w:t xml:space="preserve"> </w:t>
      </w:r>
      <w:r>
        <w:t>simple</w:t>
      </w:r>
      <w:r>
        <w:rPr>
          <w:spacing w:val="40"/>
        </w:rPr>
        <w:t xml:space="preserve"> </w:t>
      </w:r>
      <w:r>
        <w:t>CNN</w:t>
      </w:r>
      <w:r>
        <w:rPr>
          <w:spacing w:val="40"/>
        </w:rPr>
        <w:t xml:space="preserve"> </w:t>
      </w:r>
      <w:r>
        <w:t>designed</w:t>
      </w:r>
      <w:r>
        <w:rPr>
          <w:spacing w:val="40"/>
        </w:rPr>
        <w:t xml:space="preserve"> </w:t>
      </w:r>
      <w:r>
        <w:t>to</w:t>
      </w:r>
      <w:r>
        <w:rPr>
          <w:spacing w:val="40"/>
        </w:rPr>
        <w:t xml:space="preserve"> </w:t>
      </w:r>
      <w:r>
        <w:t>learn</w:t>
      </w:r>
      <w:r>
        <w:rPr>
          <w:spacing w:val="40"/>
        </w:rPr>
        <w:t xml:space="preserve"> </w:t>
      </w:r>
      <w:r>
        <w:t>the</w:t>
      </w:r>
      <w:r>
        <w:rPr>
          <w:spacing w:val="40"/>
        </w:rPr>
        <w:t xml:space="preserve"> </w:t>
      </w:r>
      <w:r>
        <w:t>features</w:t>
      </w:r>
      <w:r>
        <w:rPr>
          <w:spacing w:val="80"/>
        </w:rPr>
        <w:t xml:space="preserve"> </w:t>
      </w:r>
      <w:r>
        <w:t>present in the windows of optical</w:t>
      </w:r>
      <w:ins w:id="213" w:author="Christopher McCarthy" w:date="2025-12-12T15:17:00Z" w16du:dateUtc="2025-12-12T04:17:00Z">
        <w:r w:rsidR="00032738">
          <w:t xml:space="preserve"> flow</w:t>
        </w:r>
      </w:ins>
      <w:r>
        <w:t>. The CNN consisted of two convolutional</w:t>
      </w:r>
      <w:r>
        <w:rPr>
          <w:spacing w:val="36"/>
        </w:rPr>
        <w:t xml:space="preserve"> </w:t>
      </w:r>
      <w:r>
        <w:t>layers</w:t>
      </w:r>
      <w:r>
        <w:rPr>
          <w:spacing w:val="37"/>
        </w:rPr>
        <w:t xml:space="preserve"> </w:t>
      </w:r>
      <w:r>
        <w:t>separated</w:t>
      </w:r>
      <w:r>
        <w:rPr>
          <w:spacing w:val="36"/>
        </w:rPr>
        <w:t xml:space="preserve"> </w:t>
      </w:r>
      <w:r>
        <w:t>by</w:t>
      </w:r>
      <w:r>
        <w:rPr>
          <w:spacing w:val="36"/>
        </w:rPr>
        <w:t xml:space="preserve"> </w:t>
      </w:r>
      <w:r>
        <w:t>activation</w:t>
      </w:r>
      <w:r>
        <w:rPr>
          <w:spacing w:val="37"/>
        </w:rPr>
        <w:t xml:space="preserve"> </w:t>
      </w:r>
      <w:r>
        <w:t>layers,</w:t>
      </w:r>
      <w:r>
        <w:rPr>
          <w:spacing w:val="36"/>
        </w:rPr>
        <w:t xml:space="preserve"> </w:t>
      </w:r>
      <w:r>
        <w:t>pooling and</w:t>
      </w:r>
      <w:r>
        <w:rPr>
          <w:spacing w:val="-4"/>
        </w:rPr>
        <w:t xml:space="preserve"> </w:t>
      </w:r>
      <w:r>
        <w:t>a</w:t>
      </w:r>
      <w:r>
        <w:rPr>
          <w:spacing w:val="-4"/>
        </w:rPr>
        <w:t xml:space="preserve"> </w:t>
      </w:r>
      <w:r>
        <w:t>linear</w:t>
      </w:r>
      <w:r>
        <w:rPr>
          <w:spacing w:val="-4"/>
        </w:rPr>
        <w:t xml:space="preserve"> </w:t>
      </w:r>
      <w:r>
        <w:t>layer.</w:t>
      </w:r>
      <w:r>
        <w:rPr>
          <w:spacing w:val="-4"/>
        </w:rPr>
        <w:t xml:space="preserve"> </w:t>
      </w:r>
      <w:r>
        <w:t>The</w:t>
      </w:r>
      <w:r>
        <w:rPr>
          <w:spacing w:val="-4"/>
        </w:rPr>
        <w:t xml:space="preserve"> </w:t>
      </w:r>
      <w:r>
        <w:t>output</w:t>
      </w:r>
      <w:r>
        <w:rPr>
          <w:spacing w:val="-4"/>
        </w:rPr>
        <w:t xml:space="preserve"> </w:t>
      </w:r>
      <w:r>
        <w:t>of</w:t>
      </w:r>
      <w:r>
        <w:rPr>
          <w:spacing w:val="-4"/>
        </w:rPr>
        <w:t xml:space="preserve"> </w:t>
      </w:r>
      <w:r>
        <w:t>these</w:t>
      </w:r>
      <w:r>
        <w:rPr>
          <w:spacing w:val="-4"/>
        </w:rPr>
        <w:t xml:space="preserve"> </w:t>
      </w:r>
      <w:r>
        <w:t>layers</w:t>
      </w:r>
      <w:r>
        <w:rPr>
          <w:spacing w:val="-4"/>
        </w:rPr>
        <w:t xml:space="preserve"> </w:t>
      </w:r>
      <w:r>
        <w:t>was</w:t>
      </w:r>
      <w:r>
        <w:rPr>
          <w:spacing w:val="-4"/>
        </w:rPr>
        <w:t xml:space="preserve"> </w:t>
      </w:r>
      <w:r>
        <w:t xml:space="preserve">concatenated with the original skeleton </w:t>
      </w:r>
      <w:proofErr w:type="spellStart"/>
      <w:r>
        <w:t>keypoints</w:t>
      </w:r>
      <w:proofErr w:type="spellEnd"/>
      <w:r>
        <w:t xml:space="preserve"> coordinates as additional channels</w:t>
      </w:r>
      <w:r>
        <w:rPr>
          <w:spacing w:val="33"/>
        </w:rPr>
        <w:t xml:space="preserve"> </w:t>
      </w:r>
      <w:r>
        <w:t>in</w:t>
      </w:r>
      <w:r>
        <w:rPr>
          <w:spacing w:val="33"/>
        </w:rPr>
        <w:t xml:space="preserve"> </w:t>
      </w:r>
      <w:r>
        <w:t>the</w:t>
      </w:r>
      <w:r>
        <w:rPr>
          <w:spacing w:val="33"/>
        </w:rPr>
        <w:t xml:space="preserve"> </w:t>
      </w:r>
      <w:r>
        <w:t>skeleton</w:t>
      </w:r>
      <w:r>
        <w:rPr>
          <w:spacing w:val="33"/>
        </w:rPr>
        <w:t xml:space="preserve"> </w:t>
      </w:r>
      <w:r>
        <w:t>graph.</w:t>
      </w:r>
      <w:r>
        <w:rPr>
          <w:spacing w:val="33"/>
        </w:rPr>
        <w:t xml:space="preserve"> </w:t>
      </w:r>
      <w:r>
        <w:t>A</w:t>
      </w:r>
      <w:r>
        <w:rPr>
          <w:spacing w:val="33"/>
        </w:rPr>
        <w:t xml:space="preserve"> </w:t>
      </w:r>
      <w:r>
        <w:t>diagram</w:t>
      </w:r>
      <w:r>
        <w:rPr>
          <w:spacing w:val="33"/>
        </w:rPr>
        <w:t xml:space="preserve"> </w:t>
      </w:r>
      <w:r>
        <w:t>of</w:t>
      </w:r>
      <w:r>
        <w:rPr>
          <w:spacing w:val="33"/>
        </w:rPr>
        <w:t xml:space="preserve"> </w:t>
      </w:r>
      <w:r>
        <w:t>the</w:t>
      </w:r>
      <w:r>
        <w:rPr>
          <w:spacing w:val="33"/>
        </w:rPr>
        <w:t xml:space="preserve"> </w:t>
      </w:r>
      <w:proofErr w:type="spellStart"/>
      <w:r>
        <w:t>PoseOFF</w:t>
      </w:r>
      <w:proofErr w:type="spellEnd"/>
      <w:r>
        <w:t xml:space="preserve"> embedding</w:t>
      </w:r>
      <w:r>
        <w:rPr>
          <w:spacing w:val="-4"/>
        </w:rPr>
        <w:t xml:space="preserve"> </w:t>
      </w:r>
      <w:r>
        <w:t>layer</w:t>
      </w:r>
      <w:r>
        <w:rPr>
          <w:spacing w:val="-4"/>
        </w:rPr>
        <w:t xml:space="preserve"> </w:t>
      </w:r>
      <w:r>
        <w:t>added</w:t>
      </w:r>
      <w:r>
        <w:rPr>
          <w:spacing w:val="-4"/>
        </w:rPr>
        <w:t xml:space="preserve"> </w:t>
      </w:r>
      <w:r>
        <w:t>to</w:t>
      </w:r>
      <w:r>
        <w:rPr>
          <w:spacing w:val="-4"/>
        </w:rPr>
        <w:t xml:space="preserve"> </w:t>
      </w:r>
      <w:r>
        <w:t>each</w:t>
      </w:r>
      <w:r>
        <w:rPr>
          <w:spacing w:val="-4"/>
        </w:rPr>
        <w:t xml:space="preserve"> </w:t>
      </w:r>
      <w:r>
        <w:t>model</w:t>
      </w:r>
      <w:r>
        <w:rPr>
          <w:spacing w:val="-4"/>
        </w:rPr>
        <w:t xml:space="preserve"> </w:t>
      </w:r>
      <w:r>
        <w:t>is</w:t>
      </w:r>
      <w:r>
        <w:rPr>
          <w:spacing w:val="-4"/>
        </w:rPr>
        <w:t xml:space="preserve"> </w:t>
      </w:r>
      <w:r>
        <w:t>presented</w:t>
      </w:r>
      <w:r>
        <w:rPr>
          <w:spacing w:val="-4"/>
        </w:rPr>
        <w:t xml:space="preserve"> </w:t>
      </w:r>
      <w:r>
        <w:t>in</w:t>
      </w:r>
      <w:r>
        <w:rPr>
          <w:spacing w:val="-4"/>
        </w:rPr>
        <w:t xml:space="preserve"> </w:t>
      </w:r>
      <w:hyperlink w:anchor="_bookmark3" w:history="1">
        <w:r>
          <w:t>Figure</w:t>
        </w:r>
        <w:r>
          <w:rPr>
            <w:spacing w:val="-4"/>
          </w:rPr>
          <w:t xml:space="preserve"> </w:t>
        </w:r>
        <w:r>
          <w:t>3.</w:t>
        </w:r>
      </w:hyperlink>
      <w:r>
        <w:t xml:space="preserve"> The</w:t>
      </w:r>
      <w:r>
        <w:rPr>
          <w:spacing w:val="80"/>
        </w:rPr>
        <w:t xml:space="preserve"> </w:t>
      </w:r>
      <w:r>
        <w:t>models</w:t>
      </w:r>
      <w:r>
        <w:rPr>
          <w:spacing w:val="80"/>
        </w:rPr>
        <w:t xml:space="preserve"> </w:t>
      </w:r>
      <w:r>
        <w:t>tested</w:t>
      </w:r>
      <w:r>
        <w:rPr>
          <w:spacing w:val="80"/>
        </w:rPr>
        <w:t xml:space="preserve"> </w:t>
      </w:r>
      <w:r>
        <w:t>using</w:t>
      </w:r>
      <w:r>
        <w:rPr>
          <w:spacing w:val="80"/>
        </w:rPr>
        <w:t xml:space="preserve"> </w:t>
      </w:r>
      <w:r>
        <w:t>this</w:t>
      </w:r>
      <w:r>
        <w:rPr>
          <w:spacing w:val="80"/>
        </w:rPr>
        <w:t xml:space="preserve"> </w:t>
      </w:r>
      <w:r>
        <w:t>methodology</w:t>
      </w:r>
      <w:r>
        <w:rPr>
          <w:spacing w:val="80"/>
        </w:rPr>
        <w:t xml:space="preserve"> </w:t>
      </w:r>
      <w:r>
        <w:t>were</w:t>
      </w:r>
      <w:r>
        <w:rPr>
          <w:spacing w:val="80"/>
        </w:rPr>
        <w:t xml:space="preserve"> </w:t>
      </w:r>
      <w:r>
        <w:t>In-</w:t>
      </w:r>
      <w:proofErr w:type="spellStart"/>
      <w:r>
        <w:t>foGCN</w:t>
      </w:r>
      <w:proofErr w:type="spellEnd"/>
      <w:r>
        <w:t>++</w:t>
      </w:r>
      <w:r>
        <w:rPr>
          <w:spacing w:val="7"/>
        </w:rPr>
        <w:t xml:space="preserve"> </w:t>
      </w:r>
      <w:hyperlink w:anchor="_bookmark8" w:history="1">
        <w:r>
          <w:t>[2],</w:t>
        </w:r>
      </w:hyperlink>
      <w:r>
        <w:rPr>
          <w:spacing w:val="8"/>
        </w:rPr>
        <w:t xml:space="preserve"> </w:t>
      </w:r>
      <w:r>
        <w:t>MS-G3D</w:t>
      </w:r>
      <w:r>
        <w:rPr>
          <w:spacing w:val="8"/>
        </w:rPr>
        <w:t xml:space="preserve"> </w:t>
      </w:r>
      <w:hyperlink w:anchor="_bookmark23" w:history="1">
        <w:r>
          <w:t>[9],</w:t>
        </w:r>
      </w:hyperlink>
      <w:r>
        <w:rPr>
          <w:spacing w:val="7"/>
        </w:rPr>
        <w:t xml:space="preserve"> </w:t>
      </w:r>
      <w:r>
        <w:t>and</w:t>
      </w:r>
      <w:r>
        <w:rPr>
          <w:spacing w:val="8"/>
        </w:rPr>
        <w:t xml:space="preserve"> </w:t>
      </w:r>
      <w:r>
        <w:t>ST-GCN++</w:t>
      </w:r>
      <w:r>
        <w:rPr>
          <w:spacing w:val="8"/>
        </w:rPr>
        <w:t xml:space="preserve"> </w:t>
      </w:r>
      <w:hyperlink w:anchor="_bookmark10" w:history="1">
        <w:r>
          <w:t>[3].</w:t>
        </w:r>
      </w:hyperlink>
      <w:r>
        <w:rPr>
          <w:spacing w:val="7"/>
        </w:rPr>
        <w:t xml:space="preserve"> </w:t>
      </w:r>
      <w:r>
        <w:t>The</w:t>
      </w:r>
      <w:r>
        <w:rPr>
          <w:spacing w:val="8"/>
        </w:rPr>
        <w:t xml:space="preserve"> </w:t>
      </w:r>
      <w:r>
        <w:rPr>
          <w:spacing w:val="-2"/>
        </w:rPr>
        <w:t>models</w:t>
      </w:r>
    </w:p>
    <w:p w14:paraId="5EEA78B2" w14:textId="77777777" w:rsidR="00497208" w:rsidRDefault="007C7D88">
      <w:pPr>
        <w:pStyle w:val="BodyText"/>
        <w:spacing w:before="13" w:line="249" w:lineRule="auto"/>
        <w:ind w:left="259" w:firstLine="0"/>
      </w:pPr>
      <w:r>
        <w:t xml:space="preserve">were trained using the </w:t>
      </w:r>
      <w:proofErr w:type="spellStart"/>
      <w:r>
        <w:t>hyperparametes</w:t>
      </w:r>
      <w:proofErr w:type="spellEnd"/>
      <w:r>
        <w:t xml:space="preserve"> defined by the mod-</w:t>
      </w:r>
      <w:proofErr w:type="spellStart"/>
      <w:r>
        <w:t>els’</w:t>
      </w:r>
      <w:proofErr w:type="spellEnd"/>
      <w:r>
        <w:t xml:space="preserve"> authors, with settings as close to those provided in the respective papers.</w:t>
      </w:r>
    </w:p>
    <w:p w14:paraId="5EEA78B3" w14:textId="03B24999" w:rsidR="00497208" w:rsidRDefault="007C7D88">
      <w:pPr>
        <w:pStyle w:val="BodyText"/>
        <w:spacing w:before="13" w:line="249" w:lineRule="auto"/>
        <w:ind w:left="259"/>
      </w:pPr>
      <w:r>
        <w:t xml:space="preserve">The </w:t>
      </w:r>
      <w:proofErr w:type="spellStart"/>
      <w:r>
        <w:t>PoseOFF</w:t>
      </w:r>
      <w:proofErr w:type="spellEnd"/>
      <w:r>
        <w:t xml:space="preserve"> extraction method </w:t>
      </w:r>
      <w:proofErr w:type="spellStart"/>
      <w:r>
        <w:t>utilises</w:t>
      </w:r>
      <w:proofErr w:type="spellEnd"/>
      <w:r>
        <w:t xml:space="preserve"> human skeleton </w:t>
      </w:r>
      <w:r>
        <w:rPr>
          <w:i/>
        </w:rPr>
        <w:t xml:space="preserve">joints </w:t>
      </w:r>
      <w:r>
        <w:t>as locations in image space from which to extract win-</w:t>
      </w:r>
      <w:proofErr w:type="spellStart"/>
      <w:r>
        <w:t>dows</w:t>
      </w:r>
      <w:proofErr w:type="spellEnd"/>
      <w:r>
        <w:t xml:space="preserve"> of optical flow. For this reason, the results presented in this paper are models trained and evaluated using the </w:t>
      </w:r>
      <w:r>
        <w:rPr>
          <w:i/>
        </w:rPr>
        <w:t>skeleton joint</w:t>
      </w:r>
      <w:r>
        <w:rPr>
          <w:i/>
          <w:spacing w:val="36"/>
        </w:rPr>
        <w:t xml:space="preserve"> </w:t>
      </w:r>
      <w:r>
        <w:rPr>
          <w:i/>
        </w:rPr>
        <w:t>stream</w:t>
      </w:r>
      <w:r>
        <w:rPr>
          <w:i/>
          <w:spacing w:val="37"/>
        </w:rPr>
        <w:t xml:space="preserve"> </w:t>
      </w:r>
      <w:r>
        <w:rPr>
          <w:i/>
        </w:rPr>
        <w:t>only</w:t>
      </w:r>
      <w:r>
        <w:t>.</w:t>
      </w:r>
      <w:r>
        <w:rPr>
          <w:spacing w:val="37"/>
        </w:rPr>
        <w:t xml:space="preserve"> </w:t>
      </w:r>
      <w:r>
        <w:t>To</w:t>
      </w:r>
      <w:r>
        <w:rPr>
          <w:spacing w:val="36"/>
        </w:rPr>
        <w:t xml:space="preserve"> </w:t>
      </w:r>
      <w:r>
        <w:t>test</w:t>
      </w:r>
      <w:r>
        <w:rPr>
          <w:spacing w:val="37"/>
        </w:rPr>
        <w:t xml:space="preserve"> </w:t>
      </w:r>
      <w:r>
        <w:t>each</w:t>
      </w:r>
      <w:r>
        <w:rPr>
          <w:spacing w:val="37"/>
        </w:rPr>
        <w:t xml:space="preserve"> </w:t>
      </w:r>
      <w:r>
        <w:t>model’s</w:t>
      </w:r>
      <w:r>
        <w:rPr>
          <w:spacing w:val="36"/>
        </w:rPr>
        <w:t xml:space="preserve"> </w:t>
      </w:r>
      <w:r>
        <w:t>performance</w:t>
      </w:r>
      <w:r>
        <w:rPr>
          <w:spacing w:val="37"/>
        </w:rPr>
        <w:t xml:space="preserve"> </w:t>
      </w:r>
      <w:del w:id="214" w:author="Christopher McCarthy" w:date="2025-12-12T15:18:00Z" w16du:dateUtc="2025-12-12T04:18:00Z">
        <w:r w:rsidDel="007C150E">
          <w:delText>at</w:delText>
        </w:r>
        <w:r w:rsidDel="007C150E">
          <w:rPr>
            <w:spacing w:val="37"/>
          </w:rPr>
          <w:delText xml:space="preserve"> </w:delText>
        </w:r>
      </w:del>
      <w:ins w:id="215" w:author="Christopher McCarthy" w:date="2025-12-12T15:18:00Z" w16du:dateUtc="2025-12-12T04:18:00Z">
        <w:r w:rsidR="007C150E">
          <w:t>for</w:t>
        </w:r>
        <w:r w:rsidR="007C150E">
          <w:rPr>
            <w:spacing w:val="37"/>
          </w:rPr>
          <w:t xml:space="preserve"> </w:t>
        </w:r>
      </w:ins>
      <w:r>
        <w:rPr>
          <w:spacing w:val="-5"/>
        </w:rPr>
        <w:t>the</w:t>
      </w:r>
    </w:p>
    <w:p w14:paraId="5EEA78B4" w14:textId="77777777" w:rsidR="00497208" w:rsidRDefault="007C7D88">
      <w:pPr>
        <w:pStyle w:val="BodyText"/>
        <w:spacing w:before="71" w:line="249" w:lineRule="auto"/>
        <w:ind w:right="257" w:firstLine="0"/>
      </w:pPr>
      <w:r>
        <w:br w:type="column"/>
      </w:r>
      <w:r>
        <w:t xml:space="preserve">task of early action recognition, </w:t>
      </w:r>
      <w:commentRangeStart w:id="216"/>
      <w:r>
        <w:t>the final frames of the input sequence were masked at specific ratios (10% increments of the</w:t>
      </w:r>
      <w:r>
        <w:rPr>
          <w:spacing w:val="-3"/>
        </w:rPr>
        <w:t xml:space="preserve"> </w:t>
      </w:r>
      <w:r>
        <w:t>full</w:t>
      </w:r>
      <w:r>
        <w:rPr>
          <w:spacing w:val="-2"/>
        </w:rPr>
        <w:t xml:space="preserve"> </w:t>
      </w:r>
      <w:r>
        <w:t>sequence)</w:t>
      </w:r>
      <w:r>
        <w:rPr>
          <w:spacing w:val="-3"/>
        </w:rPr>
        <w:t xml:space="preserve"> </w:t>
      </w:r>
      <w:r>
        <w:t>to</w:t>
      </w:r>
      <w:r>
        <w:rPr>
          <w:spacing w:val="-2"/>
        </w:rPr>
        <w:t xml:space="preserve"> </w:t>
      </w:r>
      <w:r>
        <w:t>simulate</w:t>
      </w:r>
      <w:r>
        <w:rPr>
          <w:spacing w:val="-3"/>
        </w:rPr>
        <w:t xml:space="preserve"> </w:t>
      </w:r>
      <w:r>
        <w:t>partial</w:t>
      </w:r>
      <w:r>
        <w:rPr>
          <w:spacing w:val="-2"/>
        </w:rPr>
        <w:t xml:space="preserve"> </w:t>
      </w:r>
      <w:r>
        <w:t>observation</w:t>
      </w:r>
      <w:r>
        <w:rPr>
          <w:spacing w:val="-3"/>
        </w:rPr>
        <w:t xml:space="preserve"> </w:t>
      </w:r>
      <w:r>
        <w:t>of</w:t>
      </w:r>
      <w:r>
        <w:rPr>
          <w:spacing w:val="-2"/>
        </w:rPr>
        <w:t xml:space="preserve"> </w:t>
      </w:r>
      <w:r>
        <w:t>the</w:t>
      </w:r>
      <w:r>
        <w:rPr>
          <w:spacing w:val="-3"/>
        </w:rPr>
        <w:t xml:space="preserve"> </w:t>
      </w:r>
      <w:r>
        <w:t>action</w:t>
      </w:r>
      <w:commentRangeEnd w:id="216"/>
      <w:r w:rsidR="006D7F74">
        <w:rPr>
          <w:rStyle w:val="CommentReference"/>
        </w:rPr>
        <w:commentReference w:id="216"/>
      </w:r>
      <w:r>
        <w:t xml:space="preserve">. We used the temporal padding methods outlined in </w:t>
      </w:r>
      <w:commentRangeStart w:id="217"/>
      <w:r>
        <w:fldChar w:fldCharType="begin"/>
      </w:r>
      <w:r>
        <w:instrText>HYPERLINK \l "_bookmark8"</w:instrText>
      </w:r>
      <w:r>
        <w:fldChar w:fldCharType="separate"/>
      </w:r>
      <w:r>
        <w:t>[2],</w:t>
      </w:r>
      <w:r>
        <w:fldChar w:fldCharType="end"/>
      </w:r>
      <w:r>
        <w:t xml:space="preserve"> </w:t>
      </w:r>
      <w:hyperlink w:anchor="_bookmark23" w:history="1">
        <w:r>
          <w:t>[9],</w:t>
        </w:r>
      </w:hyperlink>
      <w:r>
        <w:t xml:space="preserve"> and </w:t>
      </w:r>
      <w:hyperlink w:anchor="_bookmark10" w:history="1">
        <w:r>
          <w:t>[3]</w:t>
        </w:r>
      </w:hyperlink>
      <w:commentRangeEnd w:id="217"/>
      <w:r w:rsidR="009A626C">
        <w:rPr>
          <w:rStyle w:val="CommentReference"/>
        </w:rPr>
        <w:commentReference w:id="217"/>
      </w:r>
      <w:r>
        <w:t xml:space="preserve"> to pad the partially observed sequences to the frame length for each model’s input.</w:t>
      </w:r>
    </w:p>
    <w:p w14:paraId="5EEA78B5" w14:textId="77777777" w:rsidR="00497208" w:rsidRDefault="007C7D88">
      <w:pPr>
        <w:pStyle w:val="ListParagraph"/>
        <w:numPr>
          <w:ilvl w:val="0"/>
          <w:numId w:val="3"/>
        </w:numPr>
        <w:tabs>
          <w:tab w:val="left" w:pos="480"/>
        </w:tabs>
        <w:spacing w:before="160"/>
        <w:ind w:left="480" w:hanging="281"/>
        <w:jc w:val="both"/>
        <w:rPr>
          <w:i/>
          <w:sz w:val="20"/>
        </w:rPr>
      </w:pPr>
      <w:bookmarkStart w:id="218" w:name="Implementation"/>
      <w:bookmarkStart w:id="219" w:name="_bookmark4"/>
      <w:bookmarkEnd w:id="218"/>
      <w:bookmarkEnd w:id="219"/>
      <w:r>
        <w:rPr>
          <w:i/>
          <w:spacing w:val="-2"/>
          <w:sz w:val="20"/>
        </w:rPr>
        <w:t>Implementation</w:t>
      </w:r>
    </w:p>
    <w:p w14:paraId="5EEA78B6" w14:textId="32782955" w:rsidR="00497208" w:rsidRDefault="007C7D88">
      <w:pPr>
        <w:pStyle w:val="BodyText"/>
        <w:spacing w:before="82" w:line="249" w:lineRule="auto"/>
        <w:ind w:right="257"/>
      </w:pPr>
      <w:r>
        <w:t>All</w:t>
      </w:r>
      <w:r>
        <w:rPr>
          <w:spacing w:val="40"/>
        </w:rPr>
        <w:t xml:space="preserve"> </w:t>
      </w:r>
      <w:r>
        <w:t>models</w:t>
      </w:r>
      <w:r>
        <w:rPr>
          <w:spacing w:val="40"/>
        </w:rPr>
        <w:t xml:space="preserve"> </w:t>
      </w:r>
      <w:r>
        <w:t>were</w:t>
      </w:r>
      <w:r>
        <w:rPr>
          <w:spacing w:val="40"/>
        </w:rPr>
        <w:t xml:space="preserve"> </w:t>
      </w:r>
      <w:r>
        <w:t>implemented</w:t>
      </w:r>
      <w:r>
        <w:rPr>
          <w:spacing w:val="40"/>
        </w:rPr>
        <w:t xml:space="preserve"> </w:t>
      </w:r>
      <w:r>
        <w:t>in</w:t>
      </w:r>
      <w:r>
        <w:rPr>
          <w:spacing w:val="40"/>
        </w:rPr>
        <w:t xml:space="preserve"> </w:t>
      </w:r>
      <w:r>
        <w:t>Python</w:t>
      </w:r>
      <w:r>
        <w:rPr>
          <w:spacing w:val="40"/>
        </w:rPr>
        <w:t xml:space="preserve"> </w:t>
      </w:r>
      <w:r>
        <w:t>using</w:t>
      </w:r>
      <w:r>
        <w:rPr>
          <w:spacing w:val="40"/>
        </w:rPr>
        <w:t xml:space="preserve"> </w:t>
      </w:r>
      <w:r>
        <w:t>the</w:t>
      </w:r>
      <w:r>
        <w:rPr>
          <w:spacing w:val="40"/>
        </w:rPr>
        <w:t xml:space="preserve"> </w:t>
      </w:r>
      <w:r>
        <w:t xml:space="preserve">Py-Torch learning framework </w:t>
      </w:r>
      <w:hyperlink w:anchor="_bookmark11" w:history="1">
        <w:r>
          <w:t>[13],</w:t>
        </w:r>
      </w:hyperlink>
      <w:r>
        <w:t xml:space="preserve"> using the code provided by their authors. Optical flow was extracted using the </w:t>
      </w:r>
      <w:proofErr w:type="spellStart"/>
      <w:r>
        <w:t>PyTorch</w:t>
      </w:r>
      <w:proofErr w:type="spellEnd"/>
      <w:r>
        <w:t xml:space="preserve"> implementation of the RAFT algorithm </w:t>
      </w:r>
      <w:hyperlink w:anchor="_bookmark21" w:history="1">
        <w:r>
          <w:t>[18].</w:t>
        </w:r>
      </w:hyperlink>
      <w:r>
        <w:t xml:space="preserve"> </w:t>
      </w:r>
      <w:ins w:id="220" w:author="Christopher McCarthy" w:date="2025-12-12T15:20:00Z" w16du:dateUtc="2025-12-12T04:20:00Z">
        <w:r w:rsidR="007A07CB">
          <w:t xml:space="preserve">RAFT was </w:t>
        </w:r>
      </w:ins>
      <w:ins w:id="221" w:author="Christopher McCarthy" w:date="2025-12-12T15:21:00Z" w16du:dateUtc="2025-12-12T04:21:00Z">
        <w:r w:rsidR="007A07CB">
          <w:t xml:space="preserve">selected </w:t>
        </w:r>
        <w:proofErr w:type="gramStart"/>
        <w:r w:rsidR="007A07CB">
          <w:t>on the basis of</w:t>
        </w:r>
        <w:proofErr w:type="gramEnd"/>
        <w:r w:rsidR="007A07CB">
          <w:t xml:space="preserve"> it being …. </w:t>
        </w:r>
      </w:ins>
      <w:r>
        <w:t xml:space="preserve">When </w:t>
      </w:r>
      <w:commentRangeStart w:id="222"/>
      <w:r>
        <w:t xml:space="preserve">skeleton </w:t>
      </w:r>
      <w:proofErr w:type="spellStart"/>
      <w:r>
        <w:t>keypoints</w:t>
      </w:r>
      <w:proofErr w:type="spellEnd"/>
      <w:r>
        <w:t xml:space="preserve"> are not available</w:t>
      </w:r>
      <w:commentRangeEnd w:id="222"/>
      <w:r w:rsidR="00776FE9">
        <w:rPr>
          <w:rStyle w:val="CommentReference"/>
        </w:rPr>
        <w:commentReference w:id="222"/>
      </w:r>
      <w:r>
        <w:t xml:space="preserve">, we extract human pose </w:t>
      </w:r>
      <w:proofErr w:type="spellStart"/>
      <w:r>
        <w:t>keypoints</w:t>
      </w:r>
      <w:proofErr w:type="spellEnd"/>
      <w:r>
        <w:t xml:space="preserve"> using the YOLO-POSE Large model </w:t>
      </w:r>
      <w:hyperlink w:anchor="_bookmark25" w:history="1">
        <w:r>
          <w:t>[10].</w:t>
        </w:r>
      </w:hyperlink>
    </w:p>
    <w:p w14:paraId="5EEA78B7" w14:textId="77777777" w:rsidR="00497208" w:rsidRDefault="007C7D88">
      <w:pPr>
        <w:pStyle w:val="BodyText"/>
        <w:spacing w:before="3" w:line="249" w:lineRule="auto"/>
        <w:ind w:right="257"/>
      </w:pPr>
      <w:r>
        <w:t>The hyperparameters were chosen to match those defined</w:t>
      </w:r>
      <w:r>
        <w:rPr>
          <w:spacing w:val="40"/>
        </w:rPr>
        <w:t xml:space="preserve"> </w:t>
      </w:r>
      <w:r>
        <w:t>by the model’s authors for the NTU RGB+D 60 and NTU RGB+D 120 datasets. For the UCF-101 dataset, which did</w:t>
      </w:r>
      <w:r>
        <w:rPr>
          <w:spacing w:val="80"/>
        </w:rPr>
        <w:t xml:space="preserve"> </w:t>
      </w:r>
      <w:r>
        <w:t>not</w:t>
      </w:r>
      <w:r>
        <w:rPr>
          <w:spacing w:val="30"/>
        </w:rPr>
        <w:t xml:space="preserve"> </w:t>
      </w:r>
      <w:r>
        <w:t>have</w:t>
      </w:r>
      <w:r>
        <w:rPr>
          <w:spacing w:val="30"/>
        </w:rPr>
        <w:t xml:space="preserve"> </w:t>
      </w:r>
      <w:r>
        <w:t>hyperparameters</w:t>
      </w:r>
      <w:r>
        <w:rPr>
          <w:spacing w:val="30"/>
        </w:rPr>
        <w:t xml:space="preserve"> </w:t>
      </w:r>
      <w:r>
        <w:t>defined</w:t>
      </w:r>
      <w:r>
        <w:rPr>
          <w:spacing w:val="30"/>
        </w:rPr>
        <w:t xml:space="preserve"> </w:t>
      </w:r>
      <w:r>
        <w:t>by</w:t>
      </w:r>
      <w:r>
        <w:rPr>
          <w:spacing w:val="30"/>
        </w:rPr>
        <w:t xml:space="preserve"> </w:t>
      </w:r>
      <w:r>
        <w:t>the</w:t>
      </w:r>
      <w:r>
        <w:rPr>
          <w:spacing w:val="30"/>
        </w:rPr>
        <w:t xml:space="preserve"> </w:t>
      </w:r>
      <w:r>
        <w:t>authors,</w:t>
      </w:r>
      <w:r>
        <w:rPr>
          <w:spacing w:val="30"/>
        </w:rPr>
        <w:t xml:space="preserve"> </w:t>
      </w:r>
      <w:r>
        <w:t>we</w:t>
      </w:r>
      <w:r>
        <w:rPr>
          <w:spacing w:val="30"/>
        </w:rPr>
        <w:t xml:space="preserve"> </w:t>
      </w:r>
      <w:r>
        <w:t xml:space="preserve">chose to mirror the settings used for the NTU RGB+D 60 dataset where possible. Both the base model and </w:t>
      </w:r>
      <w:proofErr w:type="spellStart"/>
      <w:r>
        <w:t>PoseOFF</w:t>
      </w:r>
      <w:proofErr w:type="spellEnd"/>
      <w:r>
        <w:t xml:space="preserve"> embedded model were trained with identical hyperparameter settings.</w:t>
      </w:r>
    </w:p>
    <w:p w14:paraId="5EEA78B8" w14:textId="77777777" w:rsidR="00497208" w:rsidRDefault="007C7D88">
      <w:pPr>
        <w:pStyle w:val="ListParagraph"/>
        <w:numPr>
          <w:ilvl w:val="0"/>
          <w:numId w:val="3"/>
        </w:numPr>
        <w:tabs>
          <w:tab w:val="left" w:pos="491"/>
        </w:tabs>
        <w:spacing w:before="159"/>
        <w:ind w:left="491" w:hanging="292"/>
        <w:jc w:val="both"/>
        <w:rPr>
          <w:i/>
          <w:sz w:val="20"/>
        </w:rPr>
      </w:pPr>
      <w:bookmarkStart w:id="223" w:name="Datasets"/>
      <w:bookmarkEnd w:id="223"/>
      <w:r>
        <w:rPr>
          <w:i/>
          <w:spacing w:val="-2"/>
          <w:sz w:val="20"/>
        </w:rPr>
        <w:t>Datasets</w:t>
      </w:r>
    </w:p>
    <w:p w14:paraId="5EEA78B9" w14:textId="56D18918" w:rsidR="00497208" w:rsidRDefault="007C7D88">
      <w:pPr>
        <w:pStyle w:val="BodyText"/>
        <w:spacing w:before="82" w:line="249" w:lineRule="auto"/>
        <w:ind w:right="257"/>
      </w:pPr>
      <w:r>
        <w:t>The models were trained and evaluated on three different dat</w:t>
      </w:r>
      <w:ins w:id="224" w:author="Christopher McCarthy" w:date="2025-12-12T15:22:00Z" w16du:dateUtc="2025-12-12T04:22:00Z">
        <w:r w:rsidR="000D209D">
          <w:t>a</w:t>
        </w:r>
      </w:ins>
      <w:r>
        <w:t xml:space="preserve">sets; the NTU RGB+D 60 dataset </w:t>
      </w:r>
      <w:hyperlink w:anchor="_bookmark16" w:history="1">
        <w:r>
          <w:t>[16],NTU</w:t>
        </w:r>
      </w:hyperlink>
      <w:r>
        <w:t xml:space="preserve"> RGB+D 120 dataset </w:t>
      </w:r>
      <w:hyperlink w:anchor="_bookmark20" w:history="1">
        <w:r>
          <w:t>[8]</w:t>
        </w:r>
      </w:hyperlink>
      <w:r>
        <w:t xml:space="preserve"> and the UCF-101 dataset </w:t>
      </w:r>
      <w:hyperlink w:anchor="_bookmark19" w:history="1">
        <w:r>
          <w:t>[17].</w:t>
        </w:r>
      </w:hyperlink>
    </w:p>
    <w:p w14:paraId="5EEA78BA" w14:textId="77777777" w:rsidR="00497208" w:rsidRDefault="007C7D88">
      <w:pPr>
        <w:pStyle w:val="BodyText"/>
        <w:spacing w:before="3" w:line="249" w:lineRule="auto"/>
        <w:ind w:right="257"/>
      </w:pPr>
      <w:commentRangeStart w:id="225"/>
      <w:r>
        <w:t xml:space="preserve">The NTU RGB+D 60 and NTU RGB+D </w:t>
      </w:r>
      <w:commentRangeEnd w:id="225"/>
      <w:r>
        <w:rPr>
          <w:rStyle w:val="CommentReference"/>
        </w:rPr>
        <w:commentReference w:id="225"/>
      </w:r>
      <w:r>
        <w:t>120 datasets con-sist of images obtained from three separate Microsoft Kinect v2</w:t>
      </w:r>
      <w:r>
        <w:rPr>
          <w:spacing w:val="-2"/>
        </w:rPr>
        <w:t xml:space="preserve"> </w:t>
      </w:r>
      <w:r>
        <w:t>sensors,</w:t>
      </w:r>
      <w:r>
        <w:rPr>
          <w:spacing w:val="-2"/>
        </w:rPr>
        <w:t xml:space="preserve"> </w:t>
      </w:r>
      <w:r>
        <w:t>with</w:t>
      </w:r>
      <w:r>
        <w:rPr>
          <w:spacing w:val="-2"/>
        </w:rPr>
        <w:t xml:space="preserve"> </w:t>
      </w:r>
      <w:r>
        <w:t>ground</w:t>
      </w:r>
      <w:r>
        <w:rPr>
          <w:spacing w:val="-2"/>
        </w:rPr>
        <w:t xml:space="preserve"> </w:t>
      </w:r>
      <w:r>
        <w:t>truth</w:t>
      </w:r>
      <w:r>
        <w:rPr>
          <w:spacing w:val="-2"/>
        </w:rPr>
        <w:t xml:space="preserve"> </w:t>
      </w:r>
      <w:r>
        <w:t>and</w:t>
      </w:r>
      <w:r>
        <w:rPr>
          <w:spacing w:val="-2"/>
        </w:rPr>
        <w:t xml:space="preserve"> </w:t>
      </w:r>
      <w:r>
        <w:t>contains</w:t>
      </w:r>
      <w:r>
        <w:rPr>
          <w:spacing w:val="-2"/>
        </w:rPr>
        <w:t xml:space="preserve"> </w:t>
      </w:r>
      <w:r>
        <w:t>3D</w:t>
      </w:r>
      <w:r>
        <w:rPr>
          <w:spacing w:val="-2"/>
        </w:rPr>
        <w:t xml:space="preserve"> </w:t>
      </w:r>
      <w:r>
        <w:t>human</w:t>
      </w:r>
      <w:r>
        <w:rPr>
          <w:spacing w:val="-2"/>
        </w:rPr>
        <w:t xml:space="preserve"> </w:t>
      </w:r>
      <w:r>
        <w:t>skeleton data for every sample. These datasets contain RGB videos, depth</w:t>
      </w:r>
      <w:r>
        <w:rPr>
          <w:spacing w:val="-5"/>
        </w:rPr>
        <w:t xml:space="preserve"> </w:t>
      </w:r>
      <w:r>
        <w:t>sequences,</w:t>
      </w:r>
      <w:r>
        <w:rPr>
          <w:spacing w:val="-5"/>
        </w:rPr>
        <w:t xml:space="preserve"> </w:t>
      </w:r>
      <w:r>
        <w:t>skeleton</w:t>
      </w:r>
      <w:r>
        <w:rPr>
          <w:spacing w:val="-5"/>
        </w:rPr>
        <w:t xml:space="preserve"> </w:t>
      </w:r>
      <w:r>
        <w:t>data</w:t>
      </w:r>
      <w:r>
        <w:rPr>
          <w:spacing w:val="-5"/>
        </w:rPr>
        <w:t xml:space="preserve"> </w:t>
      </w:r>
      <w:r>
        <w:t>(3D</w:t>
      </w:r>
      <w:r>
        <w:rPr>
          <w:spacing w:val="-5"/>
        </w:rPr>
        <w:t xml:space="preserve"> </w:t>
      </w:r>
      <w:r>
        <w:t>locations</w:t>
      </w:r>
      <w:r>
        <w:rPr>
          <w:spacing w:val="-5"/>
        </w:rPr>
        <w:t xml:space="preserve"> </w:t>
      </w:r>
      <w:r>
        <w:t>of</w:t>
      </w:r>
      <w:r>
        <w:rPr>
          <w:spacing w:val="-5"/>
        </w:rPr>
        <w:t xml:space="preserve"> </w:t>
      </w:r>
      <w:r>
        <w:t>25</w:t>
      </w:r>
      <w:r>
        <w:rPr>
          <w:spacing w:val="-5"/>
        </w:rPr>
        <w:t xml:space="preserve"> </w:t>
      </w:r>
      <w:r>
        <w:t>major</w:t>
      </w:r>
      <w:r>
        <w:rPr>
          <w:spacing w:val="-5"/>
        </w:rPr>
        <w:t xml:space="preserve"> </w:t>
      </w:r>
      <w:r>
        <w:t xml:space="preserve">body joints), and </w:t>
      </w:r>
      <w:proofErr w:type="spellStart"/>
      <w:r>
        <w:t>infrated</w:t>
      </w:r>
      <w:proofErr w:type="spellEnd"/>
      <w:r>
        <w:t xml:space="preserve"> frames. Distinct train/test splits (</w:t>
      </w:r>
      <w:proofErr w:type="spellStart"/>
      <w:r>
        <w:t>evalua-tions</w:t>
      </w:r>
      <w:proofErr w:type="spellEnd"/>
      <w:r>
        <w:t>) are provided by the authors in the respective papers for each</w:t>
      </w:r>
      <w:r>
        <w:rPr>
          <w:spacing w:val="37"/>
        </w:rPr>
        <w:t xml:space="preserve"> </w:t>
      </w:r>
      <w:r>
        <w:t>dataset,</w:t>
      </w:r>
      <w:r>
        <w:rPr>
          <w:spacing w:val="39"/>
        </w:rPr>
        <w:t xml:space="preserve"> </w:t>
      </w:r>
      <w:r>
        <w:t>ensuring</w:t>
      </w:r>
      <w:r>
        <w:rPr>
          <w:spacing w:val="39"/>
        </w:rPr>
        <w:t xml:space="preserve"> </w:t>
      </w:r>
      <w:r>
        <w:t>all</w:t>
      </w:r>
      <w:r>
        <w:rPr>
          <w:spacing w:val="39"/>
        </w:rPr>
        <w:t xml:space="preserve"> </w:t>
      </w:r>
      <w:r>
        <w:t>models</w:t>
      </w:r>
      <w:r>
        <w:rPr>
          <w:spacing w:val="39"/>
        </w:rPr>
        <w:t xml:space="preserve"> </w:t>
      </w:r>
      <w:r>
        <w:t>that</w:t>
      </w:r>
      <w:r>
        <w:rPr>
          <w:spacing w:val="39"/>
        </w:rPr>
        <w:t xml:space="preserve"> </w:t>
      </w:r>
      <w:proofErr w:type="spellStart"/>
      <w:r>
        <w:t>utilise</w:t>
      </w:r>
      <w:proofErr w:type="spellEnd"/>
      <w:r>
        <w:rPr>
          <w:spacing w:val="39"/>
        </w:rPr>
        <w:t xml:space="preserve"> </w:t>
      </w:r>
      <w:r>
        <w:t>these</w:t>
      </w:r>
      <w:r>
        <w:rPr>
          <w:spacing w:val="39"/>
        </w:rPr>
        <w:t xml:space="preserve"> </w:t>
      </w:r>
      <w:r>
        <w:t>datasets are training and testing on the same samples to provide fair comparisons. Samples in these datasets are assigned one class label</w:t>
      </w:r>
      <w:r>
        <w:rPr>
          <w:spacing w:val="-2"/>
        </w:rPr>
        <w:t xml:space="preserve"> </w:t>
      </w:r>
      <w:r>
        <w:t>from</w:t>
      </w:r>
      <w:r>
        <w:rPr>
          <w:spacing w:val="-2"/>
        </w:rPr>
        <w:t xml:space="preserve"> </w:t>
      </w:r>
      <w:r>
        <w:t>a</w:t>
      </w:r>
      <w:r>
        <w:rPr>
          <w:spacing w:val="-2"/>
        </w:rPr>
        <w:t xml:space="preserve"> </w:t>
      </w:r>
      <w:r>
        <w:t>possible</w:t>
      </w:r>
      <w:r>
        <w:rPr>
          <w:spacing w:val="-2"/>
        </w:rPr>
        <w:t xml:space="preserve"> </w:t>
      </w:r>
      <w:r>
        <w:t>60</w:t>
      </w:r>
      <w:r>
        <w:rPr>
          <w:spacing w:val="-2"/>
        </w:rPr>
        <w:t xml:space="preserve"> </w:t>
      </w:r>
      <w:r>
        <w:t>or</w:t>
      </w:r>
      <w:r>
        <w:rPr>
          <w:spacing w:val="-2"/>
        </w:rPr>
        <w:t xml:space="preserve"> </w:t>
      </w:r>
      <w:r>
        <w:t>120</w:t>
      </w:r>
      <w:r>
        <w:rPr>
          <w:spacing w:val="-2"/>
        </w:rPr>
        <w:t xml:space="preserve"> </w:t>
      </w:r>
      <w:r>
        <w:t>classes</w:t>
      </w:r>
      <w:r>
        <w:rPr>
          <w:spacing w:val="-2"/>
        </w:rPr>
        <w:t xml:space="preserve"> </w:t>
      </w:r>
      <w:r>
        <w:t>respectively.</w:t>
      </w:r>
      <w:r>
        <w:rPr>
          <w:spacing w:val="-2"/>
        </w:rPr>
        <w:t xml:space="preserve"> </w:t>
      </w:r>
      <w:r>
        <w:t>Given</w:t>
      </w:r>
      <w:r>
        <w:rPr>
          <w:spacing w:val="-2"/>
        </w:rPr>
        <w:t xml:space="preserve"> </w:t>
      </w:r>
      <w:r>
        <w:t xml:space="preserve">the ubiquity of these datasets in the skeleton action recognition literature </w:t>
      </w:r>
      <w:hyperlink w:anchor="_bookmark8" w:history="1">
        <w:r>
          <w:t>[2]</w:t>
        </w:r>
      </w:hyperlink>
      <w:r>
        <w:t xml:space="preserve"> </w:t>
      </w:r>
      <w:hyperlink w:anchor="_bookmark23" w:history="1">
        <w:r>
          <w:t>[9]</w:t>
        </w:r>
      </w:hyperlink>
      <w:r>
        <w:t xml:space="preserve"> </w:t>
      </w:r>
      <w:hyperlink w:anchor="_bookmark10" w:history="1">
        <w:r>
          <w:t>[3],</w:t>
        </w:r>
      </w:hyperlink>
      <w:r>
        <w:t xml:space="preserve"> they were chosen to provide a baseline</w:t>
      </w:r>
      <w:r>
        <w:rPr>
          <w:spacing w:val="40"/>
        </w:rPr>
        <w:t xml:space="preserve"> </w:t>
      </w:r>
      <w:r>
        <w:t>for</w:t>
      </w:r>
      <w:r>
        <w:rPr>
          <w:spacing w:val="-9"/>
        </w:rPr>
        <w:t xml:space="preserve"> </w:t>
      </w:r>
      <w:r>
        <w:t>comparing</w:t>
      </w:r>
      <w:r>
        <w:rPr>
          <w:spacing w:val="-9"/>
        </w:rPr>
        <w:t xml:space="preserve"> </w:t>
      </w:r>
      <w:r>
        <w:t>base</w:t>
      </w:r>
      <w:r>
        <w:rPr>
          <w:spacing w:val="-9"/>
        </w:rPr>
        <w:t xml:space="preserve"> </w:t>
      </w:r>
      <w:r>
        <w:t>model</w:t>
      </w:r>
      <w:r>
        <w:rPr>
          <w:spacing w:val="-9"/>
        </w:rPr>
        <w:t xml:space="preserve"> </w:t>
      </w:r>
      <w:r>
        <w:t>performance</w:t>
      </w:r>
      <w:r>
        <w:rPr>
          <w:spacing w:val="-9"/>
        </w:rPr>
        <w:t xml:space="preserve"> </w:t>
      </w:r>
      <w:r>
        <w:t>to</w:t>
      </w:r>
      <w:r>
        <w:rPr>
          <w:spacing w:val="-9"/>
        </w:rPr>
        <w:t xml:space="preserve"> </w:t>
      </w:r>
      <w:r>
        <w:t>a</w:t>
      </w:r>
      <w:r>
        <w:rPr>
          <w:spacing w:val="-9"/>
        </w:rPr>
        <w:t xml:space="preserve"> </w:t>
      </w:r>
      <w:r>
        <w:t>model</w:t>
      </w:r>
      <w:r>
        <w:rPr>
          <w:spacing w:val="-9"/>
        </w:rPr>
        <w:t xml:space="preserve"> </w:t>
      </w:r>
      <w:r>
        <w:t>trained</w:t>
      </w:r>
      <w:r>
        <w:rPr>
          <w:spacing w:val="-9"/>
        </w:rPr>
        <w:t xml:space="preserve"> </w:t>
      </w:r>
      <w:r>
        <w:t xml:space="preserve">with </w:t>
      </w:r>
      <w:proofErr w:type="spellStart"/>
      <w:r>
        <w:t>PoseOFF</w:t>
      </w:r>
      <w:proofErr w:type="spellEnd"/>
      <w:r>
        <w:t xml:space="preserve"> embeddings.</w:t>
      </w:r>
    </w:p>
    <w:p w14:paraId="5EEA78BB" w14:textId="77777777" w:rsidR="00497208" w:rsidRDefault="007C7D88">
      <w:pPr>
        <w:pStyle w:val="BodyText"/>
        <w:spacing w:before="2" w:line="249" w:lineRule="auto"/>
        <w:ind w:right="257"/>
      </w:pPr>
      <w:r>
        <w:t xml:space="preserve">The UCF-101 dataset is composed of human actions within unconstrained videos collected “in the wild”. This is an RGB only video dataset, and both the human skeleton </w:t>
      </w:r>
      <w:proofErr w:type="spellStart"/>
      <w:r>
        <w:t>keypoints</w:t>
      </w:r>
      <w:proofErr w:type="spellEnd"/>
      <w:r>
        <w:rPr>
          <w:spacing w:val="80"/>
        </w:rPr>
        <w:t xml:space="preserve"> </w:t>
      </w:r>
      <w:r>
        <w:t xml:space="preserve">and optical flow were estimated using the methods outlined in Sec. </w:t>
      </w:r>
      <w:hyperlink w:anchor="_bookmark4" w:history="1">
        <w:r>
          <w:t>III-C.</w:t>
        </w:r>
      </w:hyperlink>
      <w:r>
        <w:t xml:space="preserve"> The authors provide three distinct train/test splits. This dataset was chosen as it provides a challenging skeleton action recognition task, using videos that were collected out-side of laboratory conditions like those present in the NTU RGB+D datasets.</w:t>
      </w:r>
    </w:p>
    <w:p w14:paraId="5EEA78BC" w14:textId="77777777" w:rsidR="00497208" w:rsidRDefault="007C7D88">
      <w:pPr>
        <w:pStyle w:val="BodyText"/>
        <w:spacing w:before="2"/>
        <w:ind w:right="257"/>
      </w:pPr>
      <w:r>
        <w:t>The</w:t>
      </w:r>
      <w:r>
        <w:rPr>
          <w:spacing w:val="40"/>
        </w:rPr>
        <w:t xml:space="preserve"> </w:t>
      </w:r>
      <w:r>
        <w:t>RGB</w:t>
      </w:r>
      <w:r>
        <w:rPr>
          <w:spacing w:val="40"/>
        </w:rPr>
        <w:t xml:space="preserve"> </w:t>
      </w:r>
      <w:r>
        <w:t>video</w:t>
      </w:r>
      <w:r>
        <w:rPr>
          <w:spacing w:val="40"/>
        </w:rPr>
        <w:t xml:space="preserve"> </w:t>
      </w:r>
      <w:r>
        <w:t>data</w:t>
      </w:r>
      <w:r>
        <w:rPr>
          <w:spacing w:val="40"/>
        </w:rPr>
        <w:t xml:space="preserve"> </w:t>
      </w:r>
      <w:r>
        <w:t>of</w:t>
      </w:r>
      <w:r>
        <w:rPr>
          <w:spacing w:val="40"/>
        </w:rPr>
        <w:t xml:space="preserve"> </w:t>
      </w:r>
      <w:r>
        <w:t>the</w:t>
      </w:r>
      <w:r>
        <w:rPr>
          <w:spacing w:val="40"/>
        </w:rPr>
        <w:t xml:space="preserve"> </w:t>
      </w:r>
      <w:r>
        <w:t>NTU</w:t>
      </w:r>
      <w:r>
        <w:rPr>
          <w:spacing w:val="40"/>
        </w:rPr>
        <w:t xml:space="preserve"> </w:t>
      </w:r>
      <w:r>
        <w:t>RGB+D</w:t>
      </w:r>
      <w:r>
        <w:rPr>
          <w:spacing w:val="40"/>
        </w:rPr>
        <w:t xml:space="preserve"> </w:t>
      </w:r>
      <w:r>
        <w:t>datasets</w:t>
      </w:r>
      <w:r>
        <w:rPr>
          <w:spacing w:val="40"/>
        </w:rPr>
        <w:t xml:space="preserve"> </w:t>
      </w:r>
      <w:r>
        <w:t>has</w:t>
      </w:r>
      <w:r>
        <w:rPr>
          <w:spacing w:val="40"/>
        </w:rPr>
        <w:t xml:space="preserve"> </w:t>
      </w:r>
      <w:r>
        <w:t xml:space="preserve">a resolution of </w:t>
      </w:r>
      <w:r>
        <w:rPr>
          <w:rFonts w:ascii="Garamond" w:hAnsi="Garamond"/>
        </w:rPr>
        <w:t xml:space="preserve">1920 </w:t>
      </w:r>
      <w:r>
        <w:rPr>
          <w:rFonts w:ascii="Verdana" w:hAnsi="Verdana"/>
          <w:i/>
        </w:rPr>
        <w:t>×</w:t>
      </w:r>
      <w:r>
        <w:rPr>
          <w:rFonts w:ascii="Verdana" w:hAnsi="Verdana"/>
          <w:i/>
          <w:spacing w:val="-4"/>
        </w:rPr>
        <w:t xml:space="preserve"> </w:t>
      </w:r>
      <w:r>
        <w:rPr>
          <w:rFonts w:ascii="Garamond" w:hAnsi="Garamond"/>
        </w:rPr>
        <w:t xml:space="preserve">1080 </w:t>
      </w:r>
      <w:r>
        <w:t xml:space="preserve">pixels, whereas the UCF-101 dataset has a resolution of </w:t>
      </w:r>
      <w:r>
        <w:rPr>
          <w:rFonts w:ascii="Garamond" w:hAnsi="Garamond"/>
        </w:rPr>
        <w:t xml:space="preserve">320 </w:t>
      </w:r>
      <w:r>
        <w:rPr>
          <w:rFonts w:ascii="Verdana" w:hAnsi="Verdana"/>
          <w:i/>
        </w:rPr>
        <w:t>×</w:t>
      </w:r>
      <w:r>
        <w:rPr>
          <w:rFonts w:ascii="Verdana" w:hAnsi="Verdana"/>
          <w:i/>
          <w:spacing w:val="-5"/>
        </w:rPr>
        <w:t xml:space="preserve"> </w:t>
      </w:r>
      <w:r>
        <w:rPr>
          <w:rFonts w:ascii="Garamond" w:hAnsi="Garamond"/>
        </w:rPr>
        <w:t xml:space="preserve">240 </w:t>
      </w:r>
      <w:r>
        <w:t xml:space="preserve">pixels. Windows of optical flow for the </w:t>
      </w:r>
      <w:proofErr w:type="spellStart"/>
      <w:r>
        <w:t>PoseOFF</w:t>
      </w:r>
      <w:proofErr w:type="spellEnd"/>
      <w:r>
        <w:t xml:space="preserve"> embedding were sampled with a dilation</w:t>
      </w:r>
      <w:r>
        <w:rPr>
          <w:spacing w:val="-8"/>
        </w:rPr>
        <w:t xml:space="preserve"> </w:t>
      </w:r>
      <w:r>
        <w:t>factor</w:t>
      </w:r>
      <w:r>
        <w:rPr>
          <w:spacing w:val="-9"/>
        </w:rPr>
        <w:t xml:space="preserve"> </w:t>
      </w:r>
      <w:r>
        <w:t>of</w:t>
      </w:r>
      <w:r>
        <w:rPr>
          <w:spacing w:val="-8"/>
        </w:rPr>
        <w:t xml:space="preserve"> </w:t>
      </w:r>
      <w:r>
        <w:t>3</w:t>
      </w:r>
      <w:r>
        <w:rPr>
          <w:spacing w:val="-9"/>
        </w:rPr>
        <w:t xml:space="preserve"> </w:t>
      </w:r>
      <w:r>
        <w:t>for</w:t>
      </w:r>
      <w:r>
        <w:rPr>
          <w:spacing w:val="-8"/>
        </w:rPr>
        <w:t xml:space="preserve"> </w:t>
      </w:r>
      <w:r>
        <w:t>the</w:t>
      </w:r>
      <w:r>
        <w:rPr>
          <w:spacing w:val="-9"/>
        </w:rPr>
        <w:t xml:space="preserve"> </w:t>
      </w:r>
      <w:r>
        <w:t>NTU</w:t>
      </w:r>
      <w:r>
        <w:rPr>
          <w:spacing w:val="-8"/>
        </w:rPr>
        <w:t xml:space="preserve"> </w:t>
      </w:r>
      <w:r>
        <w:t>RGB+D</w:t>
      </w:r>
      <w:r>
        <w:rPr>
          <w:spacing w:val="-9"/>
        </w:rPr>
        <w:t xml:space="preserve"> </w:t>
      </w:r>
      <w:r>
        <w:t>datasets</w:t>
      </w:r>
      <w:r>
        <w:rPr>
          <w:spacing w:val="-9"/>
        </w:rPr>
        <w:t xml:space="preserve"> </w:t>
      </w:r>
      <w:r>
        <w:t>and</w:t>
      </w:r>
      <w:r>
        <w:rPr>
          <w:spacing w:val="-8"/>
        </w:rPr>
        <w:t xml:space="preserve"> </w:t>
      </w:r>
      <w:r>
        <w:t>a</w:t>
      </w:r>
      <w:r>
        <w:rPr>
          <w:spacing w:val="-9"/>
        </w:rPr>
        <w:t xml:space="preserve"> </w:t>
      </w:r>
      <w:r>
        <w:t>dilation factor</w:t>
      </w:r>
      <w:r>
        <w:rPr>
          <w:spacing w:val="10"/>
        </w:rPr>
        <w:t xml:space="preserve"> </w:t>
      </w:r>
      <w:r>
        <w:t>of</w:t>
      </w:r>
      <w:r>
        <w:rPr>
          <w:spacing w:val="11"/>
        </w:rPr>
        <w:t xml:space="preserve"> </w:t>
      </w:r>
      <w:r>
        <w:t>1</w:t>
      </w:r>
      <w:r>
        <w:rPr>
          <w:spacing w:val="11"/>
        </w:rPr>
        <w:t xml:space="preserve"> </w:t>
      </w:r>
      <w:r>
        <w:t>for</w:t>
      </w:r>
      <w:r>
        <w:rPr>
          <w:spacing w:val="11"/>
        </w:rPr>
        <w:t xml:space="preserve"> </w:t>
      </w:r>
      <w:r>
        <w:t>the</w:t>
      </w:r>
      <w:r>
        <w:rPr>
          <w:spacing w:val="11"/>
        </w:rPr>
        <w:t xml:space="preserve"> </w:t>
      </w:r>
      <w:r>
        <w:t>UCF-101</w:t>
      </w:r>
      <w:r>
        <w:rPr>
          <w:spacing w:val="11"/>
        </w:rPr>
        <w:t xml:space="preserve"> </w:t>
      </w:r>
      <w:r>
        <w:t>datasets.</w:t>
      </w:r>
      <w:r>
        <w:rPr>
          <w:spacing w:val="11"/>
        </w:rPr>
        <w:t xml:space="preserve"> </w:t>
      </w:r>
      <w:r>
        <w:t>A</w:t>
      </w:r>
      <w:r>
        <w:rPr>
          <w:spacing w:val="11"/>
        </w:rPr>
        <w:t xml:space="preserve"> </w:t>
      </w:r>
      <w:r>
        <w:t>higher</w:t>
      </w:r>
      <w:r>
        <w:rPr>
          <w:spacing w:val="10"/>
        </w:rPr>
        <w:t xml:space="preserve"> </w:t>
      </w:r>
      <w:r>
        <w:t>dilation</w:t>
      </w:r>
      <w:r>
        <w:rPr>
          <w:spacing w:val="11"/>
        </w:rPr>
        <w:t xml:space="preserve"> </w:t>
      </w:r>
      <w:r>
        <w:rPr>
          <w:spacing w:val="-2"/>
        </w:rPr>
        <w:t>factor</w:t>
      </w:r>
    </w:p>
    <w:p w14:paraId="5EEA78BD" w14:textId="77777777" w:rsidR="00497208" w:rsidRDefault="00497208">
      <w:pPr>
        <w:pStyle w:val="BodyText"/>
        <w:sectPr w:rsidR="00497208">
          <w:pgSz w:w="12240" w:h="15840"/>
          <w:pgMar w:top="920" w:right="720" w:bottom="280" w:left="720" w:header="720" w:footer="720" w:gutter="0"/>
          <w:cols w:num="2" w:space="720" w:equalWidth="0">
            <w:col w:w="5281" w:space="40"/>
            <w:col w:w="5479"/>
          </w:cols>
        </w:sectPr>
      </w:pPr>
    </w:p>
    <w:p w14:paraId="5EEA78BE" w14:textId="77777777" w:rsidR="00497208" w:rsidRDefault="007C7D88">
      <w:pPr>
        <w:pStyle w:val="BodyText"/>
        <w:spacing w:before="71" w:line="249" w:lineRule="auto"/>
        <w:ind w:left="259" w:firstLine="0"/>
      </w:pPr>
      <w:r>
        <w:lastRenderedPageBreak/>
        <w:t xml:space="preserve">was chosen for the NTU RGB+D datasets given their higher video resolution. See </w:t>
      </w:r>
      <w:hyperlink w:anchor="_bookmark2" w:history="1">
        <w:r>
          <w:t>Figure 2</w:t>
        </w:r>
      </w:hyperlink>
      <w:r>
        <w:t xml:space="preserve"> an example of dilated window </w:t>
      </w:r>
      <w:r>
        <w:rPr>
          <w:spacing w:val="-2"/>
        </w:rPr>
        <w:t>sampling.</w:t>
      </w:r>
    </w:p>
    <w:p w14:paraId="5EEA78BF" w14:textId="77777777" w:rsidR="00497208" w:rsidRDefault="00497208">
      <w:pPr>
        <w:pStyle w:val="BodyText"/>
        <w:ind w:left="0" w:firstLine="0"/>
        <w:jc w:val="left"/>
      </w:pPr>
    </w:p>
    <w:p w14:paraId="5EEA78C0" w14:textId="77777777" w:rsidR="00497208" w:rsidRDefault="00497208">
      <w:pPr>
        <w:pStyle w:val="BodyText"/>
        <w:spacing w:before="33"/>
        <w:ind w:left="0" w:firstLine="0"/>
        <w:jc w:val="left"/>
      </w:pPr>
    </w:p>
    <w:p w14:paraId="5EEA78C1" w14:textId="77777777" w:rsidR="00497208" w:rsidRDefault="007C7D88">
      <w:pPr>
        <w:pStyle w:val="ListParagraph"/>
        <w:numPr>
          <w:ilvl w:val="0"/>
          <w:numId w:val="5"/>
        </w:numPr>
        <w:tabs>
          <w:tab w:val="left" w:pos="2319"/>
        </w:tabs>
        <w:ind w:left="2319" w:hanging="342"/>
        <w:jc w:val="left"/>
        <w:rPr>
          <w:sz w:val="20"/>
        </w:rPr>
      </w:pPr>
      <w:bookmarkStart w:id="226" w:name="Experiments"/>
      <w:bookmarkEnd w:id="226"/>
      <w:r>
        <w:rPr>
          <w:smallCaps/>
          <w:spacing w:val="-2"/>
          <w:sz w:val="20"/>
        </w:rPr>
        <w:t>Experiments</w:t>
      </w:r>
    </w:p>
    <w:p w14:paraId="5EEA78C2" w14:textId="77777777" w:rsidR="00497208" w:rsidRDefault="007C7D88">
      <w:pPr>
        <w:pStyle w:val="BodyText"/>
        <w:spacing w:before="72" w:line="249" w:lineRule="auto"/>
        <w:ind w:left="259"/>
      </w:pPr>
      <w:r>
        <w:rPr>
          <w:b/>
        </w:rPr>
        <w:t xml:space="preserve">Evaluation Metrics. </w:t>
      </w:r>
      <w:r>
        <w:t>For the task of action classification, model performance was measured using the classification accuracy; that is, the percentage of samples that the models were able predict the correct class label of after observing the full action sequence. For the task of action prediction, both</w:t>
      </w:r>
      <w:r>
        <w:rPr>
          <w:spacing w:val="80"/>
        </w:rPr>
        <w:t xml:space="preserve"> </w:t>
      </w:r>
      <w:r>
        <w:t>the classification accuracy at each given observation ratio and the</w:t>
      </w:r>
      <w:r>
        <w:rPr>
          <w:spacing w:val="23"/>
        </w:rPr>
        <w:t xml:space="preserve"> </w:t>
      </w:r>
      <w:r>
        <w:t>Area</w:t>
      </w:r>
      <w:r>
        <w:rPr>
          <w:spacing w:val="23"/>
        </w:rPr>
        <w:t xml:space="preserve"> </w:t>
      </w:r>
      <w:r>
        <w:t>Under</w:t>
      </w:r>
      <w:r>
        <w:rPr>
          <w:spacing w:val="23"/>
        </w:rPr>
        <w:t xml:space="preserve"> </w:t>
      </w:r>
      <w:r>
        <w:t>the</w:t>
      </w:r>
      <w:r>
        <w:rPr>
          <w:spacing w:val="23"/>
        </w:rPr>
        <w:t xml:space="preserve"> </w:t>
      </w:r>
      <w:r>
        <w:t>Curve</w:t>
      </w:r>
      <w:r>
        <w:rPr>
          <w:spacing w:val="23"/>
        </w:rPr>
        <w:t xml:space="preserve"> </w:t>
      </w:r>
      <w:r>
        <w:t>(AUC)</w:t>
      </w:r>
      <w:r>
        <w:rPr>
          <w:spacing w:val="23"/>
        </w:rPr>
        <w:t xml:space="preserve"> </w:t>
      </w:r>
      <w:r>
        <w:t>are</w:t>
      </w:r>
      <w:r>
        <w:rPr>
          <w:spacing w:val="23"/>
        </w:rPr>
        <w:t xml:space="preserve"> </w:t>
      </w:r>
      <w:r>
        <w:t>reported.</w:t>
      </w:r>
      <w:r>
        <w:rPr>
          <w:spacing w:val="23"/>
        </w:rPr>
        <w:t xml:space="preserve"> </w:t>
      </w:r>
      <w:r>
        <w:t>The</w:t>
      </w:r>
      <w:r>
        <w:rPr>
          <w:spacing w:val="23"/>
        </w:rPr>
        <w:t xml:space="preserve"> </w:t>
      </w:r>
      <w:r>
        <w:t>AUC</w:t>
      </w:r>
      <w:r>
        <w:rPr>
          <w:spacing w:val="23"/>
        </w:rPr>
        <w:t xml:space="preserve"> </w:t>
      </w:r>
      <w:r>
        <w:t>is a measure of the model’s performance across all evaluated observation ratios, and is calculated as:</w:t>
      </w:r>
    </w:p>
    <w:p w14:paraId="5EEA78C3" w14:textId="77777777" w:rsidR="00497208" w:rsidRDefault="007C7D88">
      <w:pPr>
        <w:pStyle w:val="BodyText"/>
        <w:spacing w:line="167" w:lineRule="exact"/>
        <w:ind w:left="730" w:firstLine="0"/>
        <w:jc w:val="center"/>
      </w:pPr>
      <w:r>
        <w:rPr>
          <w:rFonts w:ascii="Arial"/>
          <w:w w:val="165"/>
          <w:position w:val="15"/>
        </w:rPr>
        <w:t>L</w:t>
      </w:r>
      <w:r>
        <w:rPr>
          <w:rFonts w:ascii="Arial"/>
          <w:spacing w:val="-34"/>
          <w:w w:val="165"/>
          <w:position w:val="15"/>
        </w:rPr>
        <w:t xml:space="preserve"> </w:t>
      </w:r>
      <w:r>
        <w:rPr>
          <w:spacing w:val="-5"/>
          <w:w w:val="115"/>
        </w:rPr>
        <w:t>Acc</w:t>
      </w:r>
    </w:p>
    <w:p w14:paraId="5EEA78C4" w14:textId="77777777" w:rsidR="00497208" w:rsidRDefault="007C7D88">
      <w:pPr>
        <w:pStyle w:val="BodyText"/>
        <w:spacing w:before="71" w:line="249" w:lineRule="auto"/>
        <w:ind w:right="257"/>
      </w:pPr>
      <w:r>
        <w:br w:type="column"/>
      </w:r>
      <w:r>
        <w:t xml:space="preserve">These experiments were designed to test whether </w:t>
      </w:r>
      <w:proofErr w:type="spellStart"/>
      <w:r>
        <w:t>PoseOFF</w:t>
      </w:r>
      <w:proofErr w:type="spellEnd"/>
      <w:r>
        <w:t xml:space="preserve"> effectively extracts human early visual motion cue </w:t>
      </w:r>
      <w:proofErr w:type="spellStart"/>
      <w:r>
        <w:t>informa-tion</w:t>
      </w:r>
      <w:proofErr w:type="spellEnd"/>
      <w:r>
        <w:t>. Additionally, we were seeking to understand the role of human early visual motion cues in providing standard human skeleton action recognition models the ability to anticipate human actions.</w:t>
      </w:r>
    </w:p>
    <w:p w14:paraId="5EEA78C5" w14:textId="77777777" w:rsidR="00497208" w:rsidRDefault="007C7D88">
      <w:pPr>
        <w:pStyle w:val="BodyText"/>
        <w:spacing w:before="2" w:line="249" w:lineRule="auto"/>
        <w:ind w:right="257"/>
      </w:pPr>
      <w:r>
        <w:t>The action prediction results are an indication that the embedding</w:t>
      </w:r>
      <w:r>
        <w:rPr>
          <w:spacing w:val="-4"/>
        </w:rPr>
        <w:t xml:space="preserve"> </w:t>
      </w:r>
      <w:r>
        <w:t>of</w:t>
      </w:r>
      <w:r>
        <w:rPr>
          <w:spacing w:val="-3"/>
        </w:rPr>
        <w:t xml:space="preserve"> </w:t>
      </w:r>
      <w:r>
        <w:t>the</w:t>
      </w:r>
      <w:r>
        <w:rPr>
          <w:spacing w:val="-4"/>
        </w:rPr>
        <w:t xml:space="preserve"> </w:t>
      </w:r>
      <w:r>
        <w:t>features</w:t>
      </w:r>
      <w:r>
        <w:rPr>
          <w:spacing w:val="-3"/>
        </w:rPr>
        <w:t xml:space="preserve"> </w:t>
      </w:r>
      <w:r>
        <w:t>extracted</w:t>
      </w:r>
      <w:r>
        <w:rPr>
          <w:spacing w:val="-4"/>
        </w:rPr>
        <w:t xml:space="preserve"> </w:t>
      </w:r>
      <w:r>
        <w:t>with</w:t>
      </w:r>
      <w:r>
        <w:rPr>
          <w:spacing w:val="-4"/>
        </w:rPr>
        <w:t xml:space="preserve"> </w:t>
      </w:r>
      <w:r>
        <w:t>the</w:t>
      </w:r>
      <w:r>
        <w:rPr>
          <w:spacing w:val="-3"/>
        </w:rPr>
        <w:t xml:space="preserve"> </w:t>
      </w:r>
      <w:proofErr w:type="spellStart"/>
      <w:r>
        <w:t>PoseOFF</w:t>
      </w:r>
      <w:proofErr w:type="spellEnd"/>
      <w:r>
        <w:rPr>
          <w:spacing w:val="-4"/>
        </w:rPr>
        <w:t xml:space="preserve"> </w:t>
      </w:r>
      <w:r>
        <w:t xml:space="preserve">method </w:t>
      </w:r>
      <w:proofErr w:type="gramStart"/>
      <w:r>
        <w:t>are able to</w:t>
      </w:r>
      <w:proofErr w:type="gramEnd"/>
      <w:r>
        <w:t xml:space="preserve"> anticipate the action happening in the videos more accurately, and with fewer frames. The gray dotted </w:t>
      </w:r>
      <w:proofErr w:type="gramStart"/>
      <w:r>
        <w:t>lines</w:t>
      </w:r>
      <w:proofErr w:type="gramEnd"/>
      <w:r>
        <w:t xml:space="preserve"> in these graphs is used to indicate the highest performance of</w:t>
      </w:r>
      <w:r>
        <w:rPr>
          <w:spacing w:val="80"/>
          <w:w w:val="150"/>
        </w:rPr>
        <w:t xml:space="preserve"> </w:t>
      </w:r>
      <w:r>
        <w:t xml:space="preserve">the base model, </w:t>
      </w:r>
      <w:proofErr w:type="gramStart"/>
      <w:r>
        <w:t>in order to</w:t>
      </w:r>
      <w:proofErr w:type="gramEnd"/>
      <w:r>
        <w:t xml:space="preserve"> compare </w:t>
      </w:r>
      <w:proofErr w:type="gramStart"/>
      <w:r>
        <w:t>it’s</w:t>
      </w:r>
      <w:proofErr w:type="gramEnd"/>
      <w:r>
        <w:t xml:space="preserve"> performance with the </w:t>
      </w:r>
      <w:proofErr w:type="spellStart"/>
      <w:r>
        <w:t>PoseOFF</w:t>
      </w:r>
      <w:proofErr w:type="spellEnd"/>
      <w:r>
        <w:t xml:space="preserve"> embedded versions of the models.</w:t>
      </w:r>
    </w:p>
    <w:p w14:paraId="5EEA78C6" w14:textId="77777777" w:rsidR="00497208" w:rsidRDefault="007C7D88">
      <w:pPr>
        <w:pStyle w:val="BodyText"/>
        <w:spacing w:before="1" w:line="249" w:lineRule="auto"/>
        <w:ind w:right="257"/>
      </w:pPr>
      <w:r>
        <w:t xml:space="preserve">The action prediction results on the NTU RGB+D </w:t>
      </w:r>
      <w:r>
        <w:t xml:space="preserve">60 dataset, shown in Figure </w:t>
      </w:r>
      <w:hyperlink w:anchor="_bookmark6" w:history="1">
        <w:proofErr w:type="spellStart"/>
        <w:r>
          <w:t>Figure</w:t>
        </w:r>
        <w:proofErr w:type="spellEnd"/>
        <w:r>
          <w:t xml:space="preserve"> 4,</w:t>
        </w:r>
      </w:hyperlink>
      <w:r>
        <w:t xml:space="preserve"> show that all models </w:t>
      </w:r>
      <w:proofErr w:type="gramStart"/>
      <w:r>
        <w:t>are able</w:t>
      </w:r>
      <w:r>
        <w:rPr>
          <w:spacing w:val="11"/>
        </w:rPr>
        <w:t xml:space="preserve"> </w:t>
      </w:r>
      <w:r>
        <w:t>to</w:t>
      </w:r>
      <w:proofErr w:type="gramEnd"/>
      <w:r>
        <w:rPr>
          <w:spacing w:val="11"/>
        </w:rPr>
        <w:t xml:space="preserve"> </w:t>
      </w:r>
      <w:r>
        <w:t>predict</w:t>
      </w:r>
      <w:r>
        <w:rPr>
          <w:spacing w:val="12"/>
        </w:rPr>
        <w:t xml:space="preserve"> </w:t>
      </w:r>
      <w:r>
        <w:t>the</w:t>
      </w:r>
      <w:r>
        <w:rPr>
          <w:spacing w:val="11"/>
        </w:rPr>
        <w:t xml:space="preserve"> </w:t>
      </w:r>
      <w:r>
        <w:t>action</w:t>
      </w:r>
      <w:r>
        <w:rPr>
          <w:spacing w:val="11"/>
        </w:rPr>
        <w:t xml:space="preserve"> </w:t>
      </w:r>
      <w:r>
        <w:t>taking</w:t>
      </w:r>
      <w:r>
        <w:rPr>
          <w:spacing w:val="12"/>
        </w:rPr>
        <w:t xml:space="preserve"> </w:t>
      </w:r>
      <w:r>
        <w:t>place</w:t>
      </w:r>
      <w:r>
        <w:rPr>
          <w:spacing w:val="11"/>
        </w:rPr>
        <w:t xml:space="preserve"> </w:t>
      </w:r>
      <w:r>
        <w:t>with</w:t>
      </w:r>
      <w:r>
        <w:rPr>
          <w:spacing w:val="12"/>
        </w:rPr>
        <w:t xml:space="preserve"> </w:t>
      </w:r>
      <w:r>
        <w:t>fewer</w:t>
      </w:r>
      <w:r>
        <w:rPr>
          <w:spacing w:val="11"/>
        </w:rPr>
        <w:t xml:space="preserve"> </w:t>
      </w:r>
      <w:r>
        <w:t>frames.</w:t>
      </w:r>
      <w:r>
        <w:rPr>
          <w:spacing w:val="11"/>
        </w:rPr>
        <w:t xml:space="preserve"> </w:t>
      </w:r>
      <w:r>
        <w:rPr>
          <w:spacing w:val="-5"/>
        </w:rPr>
        <w:t>For</w:t>
      </w:r>
    </w:p>
    <w:p w14:paraId="5EEA78C7" w14:textId="77777777" w:rsidR="00497208" w:rsidRDefault="00497208">
      <w:pPr>
        <w:pStyle w:val="BodyText"/>
        <w:spacing w:line="249" w:lineRule="auto"/>
        <w:sectPr w:rsidR="00497208">
          <w:pgSz w:w="12240" w:h="15840"/>
          <w:pgMar w:top="920" w:right="720" w:bottom="280" w:left="720" w:header="720" w:footer="720" w:gutter="0"/>
          <w:cols w:num="2" w:space="720" w:equalWidth="0">
            <w:col w:w="5281" w:space="40"/>
            <w:col w:w="5479"/>
          </w:cols>
        </w:sectPr>
      </w:pPr>
    </w:p>
    <w:p w14:paraId="5EEA78C8" w14:textId="77777777" w:rsidR="00497208" w:rsidRDefault="007C7D88">
      <w:pPr>
        <w:pStyle w:val="BodyText"/>
        <w:spacing w:before="117"/>
        <w:ind w:left="0" w:firstLine="0"/>
        <w:jc w:val="right"/>
        <w:rPr>
          <w:rFonts w:ascii="Garamond"/>
        </w:rPr>
      </w:pPr>
      <w:r>
        <w:t>AUC</w:t>
      </w:r>
      <w:r>
        <w:rPr>
          <w:spacing w:val="-11"/>
        </w:rPr>
        <w:t xml:space="preserve"> </w:t>
      </w:r>
      <w:r>
        <w:rPr>
          <w:rFonts w:ascii="Garamond"/>
          <w:spacing w:val="-10"/>
        </w:rPr>
        <w:t>=</w:t>
      </w:r>
    </w:p>
    <w:p w14:paraId="5EEA78C9" w14:textId="77777777" w:rsidR="00497208" w:rsidRDefault="007C7D88">
      <w:pPr>
        <w:pStyle w:val="BodyText"/>
        <w:spacing w:before="96"/>
        <w:ind w:left="0" w:firstLine="0"/>
        <w:jc w:val="left"/>
        <w:rPr>
          <w:rFonts w:ascii="Garamond"/>
          <w:sz w:val="14"/>
        </w:rPr>
      </w:pPr>
      <w:r>
        <w:br w:type="column"/>
      </w:r>
    </w:p>
    <w:p w14:paraId="5EEA78CA" w14:textId="77777777" w:rsidR="00497208" w:rsidRDefault="007C7D88">
      <w:pPr>
        <w:spacing w:line="225" w:lineRule="exact"/>
        <w:ind w:left="249"/>
        <w:rPr>
          <w:sz w:val="14"/>
        </w:rPr>
      </w:pPr>
      <w:r>
        <w:rPr>
          <w:noProof/>
          <w:sz w:val="14"/>
        </w:rPr>
        <mc:AlternateContent>
          <mc:Choice Requires="wps">
            <w:drawing>
              <wp:anchor distT="0" distB="0" distL="0" distR="0" simplePos="0" relativeHeight="15730176" behindDoc="0" locked="0" layoutInCell="1" allowOverlap="1" wp14:anchorId="5EEA7A70" wp14:editId="5EEA7A71">
                <wp:simplePos x="0" y="0"/>
                <wp:positionH relativeFrom="page">
                  <wp:posOffset>2186635</wp:posOffset>
                </wp:positionH>
                <wp:positionV relativeFrom="paragraph">
                  <wp:posOffset>285</wp:posOffset>
                </wp:positionV>
                <wp:extent cx="48831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315" cy="1270"/>
                        </a:xfrm>
                        <a:custGeom>
                          <a:avLst/>
                          <a:gdLst/>
                          <a:ahLst/>
                          <a:cxnLst/>
                          <a:rect l="l" t="t" r="r" b="b"/>
                          <a:pathLst>
                            <a:path w="488315">
                              <a:moveTo>
                                <a:pt x="0" y="0"/>
                              </a:moveTo>
                              <a:lnTo>
                                <a:pt x="4876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80F4FF" id="Graphic 6" o:spid="_x0000_s1026" style="position:absolute;margin-left:172.2pt;margin-top:0;width:38.4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488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" path="m,l487692,e" filled="f" strokeweight=".14039mm">
                <v:path arrowok="t"/>
                <w10:wrap anchorx="page"/>
              </v:shape>
            </w:pict>
          </mc:Fallback>
        </mc:AlternateContent>
      </w:r>
      <w:r>
        <w:rPr>
          <w:spacing w:val="-4"/>
          <w:position w:val="3"/>
          <w:sz w:val="20"/>
        </w:rPr>
        <w:t>N</w:t>
      </w:r>
      <w:proofErr w:type="spellStart"/>
      <w:r>
        <w:rPr>
          <w:spacing w:val="-4"/>
          <w:sz w:val="14"/>
        </w:rPr>
        <w:t>obs</w:t>
      </w:r>
      <w:proofErr w:type="spellEnd"/>
    </w:p>
    <w:p w14:paraId="5EEA78CB" w14:textId="77777777" w:rsidR="00497208" w:rsidRDefault="007C7D88">
      <w:pPr>
        <w:spacing w:before="68"/>
        <w:rPr>
          <w:sz w:val="14"/>
        </w:rPr>
      </w:pPr>
      <w:r>
        <w:br w:type="column"/>
      </w:r>
      <w:proofErr w:type="spellStart"/>
      <w:r>
        <w:rPr>
          <w:spacing w:val="-5"/>
          <w:sz w:val="14"/>
        </w:rPr>
        <w:t>obs</w:t>
      </w:r>
      <w:proofErr w:type="spellEnd"/>
    </w:p>
    <w:p w14:paraId="5EEA78CC" w14:textId="77777777" w:rsidR="00497208" w:rsidRDefault="007C7D88">
      <w:pPr>
        <w:pStyle w:val="BodyText"/>
        <w:spacing w:line="249" w:lineRule="auto"/>
        <w:ind w:left="1997" w:right="257" w:firstLine="0"/>
        <w:jc w:val="left"/>
      </w:pPr>
      <w:r>
        <w:br w:type="column"/>
      </w:r>
      <w:r>
        <w:t>the</w:t>
      </w:r>
      <w:r>
        <w:rPr>
          <w:spacing w:val="-4"/>
        </w:rPr>
        <w:t xml:space="preserve"> </w:t>
      </w:r>
      <w:r>
        <w:t>ST-GCN++</w:t>
      </w:r>
      <w:r>
        <w:rPr>
          <w:spacing w:val="-5"/>
        </w:rPr>
        <w:t xml:space="preserve"> </w:t>
      </w:r>
      <w:r>
        <w:t>and</w:t>
      </w:r>
      <w:r>
        <w:rPr>
          <w:spacing w:val="-4"/>
        </w:rPr>
        <w:t xml:space="preserve"> </w:t>
      </w:r>
      <w:r>
        <w:t>MS-G3D</w:t>
      </w:r>
      <w:r>
        <w:rPr>
          <w:spacing w:val="-5"/>
        </w:rPr>
        <w:t xml:space="preserve"> </w:t>
      </w:r>
      <w:r>
        <w:t>models,</w:t>
      </w:r>
      <w:r>
        <w:rPr>
          <w:spacing w:val="-4"/>
        </w:rPr>
        <w:t xml:space="preserve"> </w:t>
      </w:r>
      <w:r>
        <w:t>the</w:t>
      </w:r>
      <w:r>
        <w:rPr>
          <w:spacing w:val="-4"/>
        </w:rPr>
        <w:t xml:space="preserve"> </w:t>
      </w:r>
      <w:proofErr w:type="spellStart"/>
      <w:r>
        <w:t>PoseOFF</w:t>
      </w:r>
      <w:proofErr w:type="spellEnd"/>
      <w:r>
        <w:rPr>
          <w:spacing w:val="-5"/>
        </w:rPr>
        <w:t xml:space="preserve"> </w:t>
      </w:r>
      <w:r>
        <w:t>embedded version</w:t>
      </w:r>
      <w:r>
        <w:rPr>
          <w:spacing w:val="62"/>
        </w:rPr>
        <w:t xml:space="preserve"> </w:t>
      </w:r>
      <w:r>
        <w:t>of</w:t>
      </w:r>
      <w:r>
        <w:rPr>
          <w:spacing w:val="63"/>
        </w:rPr>
        <w:t xml:space="preserve"> </w:t>
      </w:r>
      <w:r>
        <w:t>the</w:t>
      </w:r>
      <w:r>
        <w:rPr>
          <w:spacing w:val="63"/>
        </w:rPr>
        <w:t xml:space="preserve"> </w:t>
      </w:r>
      <w:r>
        <w:t>model</w:t>
      </w:r>
      <w:r>
        <w:rPr>
          <w:spacing w:val="63"/>
        </w:rPr>
        <w:t xml:space="preserve"> </w:t>
      </w:r>
      <w:r>
        <w:t>only</w:t>
      </w:r>
      <w:r>
        <w:rPr>
          <w:spacing w:val="62"/>
        </w:rPr>
        <w:t xml:space="preserve"> </w:t>
      </w:r>
      <w:r>
        <w:t>needs</w:t>
      </w:r>
      <w:r>
        <w:rPr>
          <w:spacing w:val="63"/>
        </w:rPr>
        <w:t xml:space="preserve"> </w:t>
      </w:r>
      <w:r>
        <w:t>to</w:t>
      </w:r>
      <w:r>
        <w:rPr>
          <w:spacing w:val="63"/>
        </w:rPr>
        <w:t xml:space="preserve"> </w:t>
      </w:r>
      <w:r>
        <w:t>observe</w:t>
      </w:r>
      <w:r>
        <w:rPr>
          <w:spacing w:val="63"/>
        </w:rPr>
        <w:t xml:space="preserve"> </w:t>
      </w:r>
      <w:r>
        <w:t>80%</w:t>
      </w:r>
      <w:r>
        <w:rPr>
          <w:spacing w:val="63"/>
        </w:rPr>
        <w:t xml:space="preserve"> </w:t>
      </w:r>
      <w:r>
        <w:t>of</w:t>
      </w:r>
      <w:r>
        <w:rPr>
          <w:spacing w:val="62"/>
        </w:rPr>
        <w:t xml:space="preserve"> </w:t>
      </w:r>
      <w:r>
        <w:rPr>
          <w:spacing w:val="-5"/>
        </w:rPr>
        <w:t>the</w:t>
      </w:r>
    </w:p>
    <w:p w14:paraId="5EEA78CD" w14:textId="77777777" w:rsidR="00497208" w:rsidRDefault="00497208">
      <w:pPr>
        <w:pStyle w:val="BodyText"/>
        <w:spacing w:line="249" w:lineRule="auto"/>
        <w:jc w:val="left"/>
        <w:sectPr w:rsidR="00497208">
          <w:type w:val="continuous"/>
          <w:pgSz w:w="12240" w:h="15840"/>
          <w:pgMar w:top="900" w:right="720" w:bottom="280" w:left="720" w:header="720" w:footer="720" w:gutter="0"/>
          <w:cols w:num="4" w:space="720" w:equalWidth="0">
            <w:col w:w="2645" w:space="40"/>
            <w:col w:w="588" w:space="15"/>
            <w:col w:w="194" w:space="39"/>
            <w:col w:w="7279"/>
          </w:cols>
        </w:sectPr>
      </w:pPr>
    </w:p>
    <w:p w14:paraId="5EEA78CE" w14:textId="77777777" w:rsidR="00497208" w:rsidRDefault="007C7D88">
      <w:pPr>
        <w:pStyle w:val="BodyText"/>
        <w:spacing w:before="77" w:line="249" w:lineRule="auto"/>
        <w:ind w:left="259" w:firstLine="0"/>
        <w:jc w:val="left"/>
      </w:pPr>
      <w:r>
        <w:t xml:space="preserve">where </w:t>
      </w:r>
      <w:proofErr w:type="spellStart"/>
      <w:r>
        <w:t>Acc</w:t>
      </w:r>
      <w:r>
        <w:rPr>
          <w:vertAlign w:val="subscript"/>
        </w:rPr>
        <w:t>obs</w:t>
      </w:r>
      <w:proofErr w:type="spellEnd"/>
      <w:r>
        <w:t xml:space="preserve"> is the accuracy at a given observation ratio, </w:t>
      </w:r>
      <w:proofErr w:type="spellStart"/>
      <w:r>
        <w:t>obs</w:t>
      </w:r>
      <w:proofErr w:type="spellEnd"/>
      <w:r>
        <w:t>, and N</w:t>
      </w:r>
      <w:r>
        <w:rPr>
          <w:vertAlign w:val="subscript"/>
        </w:rPr>
        <w:t>obs</w:t>
      </w:r>
      <w:r>
        <w:rPr>
          <w:spacing w:val="40"/>
        </w:rPr>
        <w:t xml:space="preserve"> </w:t>
      </w:r>
      <w:r>
        <w:t>is the number of evaluated observation ratios.</w:t>
      </w:r>
    </w:p>
    <w:p w14:paraId="5EEA78CF" w14:textId="77777777" w:rsidR="00497208" w:rsidRDefault="007C7D88">
      <w:pPr>
        <w:pStyle w:val="ListParagraph"/>
        <w:numPr>
          <w:ilvl w:val="0"/>
          <w:numId w:val="2"/>
        </w:numPr>
        <w:tabs>
          <w:tab w:val="left" w:pos="529"/>
        </w:tabs>
        <w:spacing w:before="134"/>
        <w:ind w:left="529" w:hanging="270"/>
        <w:jc w:val="both"/>
        <w:rPr>
          <w:i/>
          <w:sz w:val="20"/>
        </w:rPr>
      </w:pPr>
      <w:bookmarkStart w:id="227" w:name="Action_Classification"/>
      <w:bookmarkEnd w:id="227"/>
      <w:r>
        <w:rPr>
          <w:i/>
          <w:sz w:val="20"/>
        </w:rPr>
        <w:t>Action</w:t>
      </w:r>
      <w:r>
        <w:rPr>
          <w:i/>
          <w:spacing w:val="13"/>
          <w:sz w:val="20"/>
        </w:rPr>
        <w:t xml:space="preserve"> </w:t>
      </w:r>
      <w:r>
        <w:rPr>
          <w:i/>
          <w:spacing w:val="-2"/>
          <w:sz w:val="20"/>
        </w:rPr>
        <w:t>Classification</w:t>
      </w:r>
    </w:p>
    <w:p w14:paraId="5EEA78D0" w14:textId="77777777" w:rsidR="00497208" w:rsidRDefault="007C7D88">
      <w:pPr>
        <w:pStyle w:val="BodyText"/>
        <w:spacing w:before="72" w:line="249" w:lineRule="auto"/>
        <w:ind w:left="259"/>
      </w:pPr>
      <w:r>
        <w:t>To test the models’ ability to perform action classification, all</w:t>
      </w:r>
      <w:r>
        <w:rPr>
          <w:spacing w:val="40"/>
        </w:rPr>
        <w:t xml:space="preserve"> </w:t>
      </w:r>
      <w:r>
        <w:t>models</w:t>
      </w:r>
      <w:r>
        <w:rPr>
          <w:spacing w:val="40"/>
        </w:rPr>
        <w:t xml:space="preserve"> </w:t>
      </w:r>
      <w:r>
        <w:t>-</w:t>
      </w:r>
      <w:r>
        <w:rPr>
          <w:spacing w:val="40"/>
        </w:rPr>
        <w:t xml:space="preserve"> </w:t>
      </w:r>
      <w:r>
        <w:t>both</w:t>
      </w:r>
      <w:r>
        <w:rPr>
          <w:spacing w:val="40"/>
        </w:rPr>
        <w:t xml:space="preserve"> </w:t>
      </w:r>
      <w:r>
        <w:t>the</w:t>
      </w:r>
      <w:r>
        <w:rPr>
          <w:spacing w:val="40"/>
        </w:rPr>
        <w:t xml:space="preserve"> </w:t>
      </w:r>
      <w:r>
        <w:t>base</w:t>
      </w:r>
      <w:r>
        <w:rPr>
          <w:spacing w:val="40"/>
        </w:rPr>
        <w:t xml:space="preserve"> </w:t>
      </w:r>
      <w:r>
        <w:t>model</w:t>
      </w:r>
      <w:r>
        <w:rPr>
          <w:spacing w:val="40"/>
        </w:rPr>
        <w:t xml:space="preserve"> </w:t>
      </w:r>
      <w:r>
        <w:t>and</w:t>
      </w:r>
      <w:r>
        <w:rPr>
          <w:spacing w:val="40"/>
        </w:rPr>
        <w:t xml:space="preserve"> </w:t>
      </w:r>
      <w:r>
        <w:t>a</w:t>
      </w:r>
      <w:r>
        <w:rPr>
          <w:spacing w:val="40"/>
        </w:rPr>
        <w:t xml:space="preserve"> </w:t>
      </w:r>
      <w:r>
        <w:t>version</w:t>
      </w:r>
      <w:r>
        <w:rPr>
          <w:spacing w:val="40"/>
        </w:rPr>
        <w:t xml:space="preserve"> </w:t>
      </w:r>
      <w:r>
        <w:t>of</w:t>
      </w:r>
      <w:r>
        <w:rPr>
          <w:spacing w:val="40"/>
        </w:rPr>
        <w:t xml:space="preserve"> </w:t>
      </w:r>
      <w:r>
        <w:t xml:space="preserve">the model with the additional </w:t>
      </w:r>
      <w:proofErr w:type="spellStart"/>
      <w:r>
        <w:t>PoseOFF</w:t>
      </w:r>
      <w:proofErr w:type="spellEnd"/>
      <w:r>
        <w:t xml:space="preserve"> embedding layer, shown</w:t>
      </w:r>
      <w:r>
        <w:rPr>
          <w:spacing w:val="40"/>
        </w:rPr>
        <w:t xml:space="preserve"> </w:t>
      </w:r>
      <w:r>
        <w:t xml:space="preserve">in </w:t>
      </w:r>
      <w:hyperlink w:anchor="_bookmark3" w:history="1">
        <w:r>
          <w:t>Figure 3</w:t>
        </w:r>
      </w:hyperlink>
      <w:r>
        <w:t xml:space="preserve"> - were trained and tested on full sequences. In the full</w:t>
      </w:r>
      <w:r>
        <w:rPr>
          <w:spacing w:val="35"/>
        </w:rPr>
        <w:t xml:space="preserve"> </w:t>
      </w:r>
      <w:r>
        <w:t>sequence</w:t>
      </w:r>
      <w:r>
        <w:rPr>
          <w:spacing w:val="35"/>
        </w:rPr>
        <w:t xml:space="preserve"> </w:t>
      </w:r>
      <w:r>
        <w:t>evaluation,</w:t>
      </w:r>
      <w:r>
        <w:rPr>
          <w:spacing w:val="35"/>
        </w:rPr>
        <w:t xml:space="preserve"> </w:t>
      </w:r>
      <w:r>
        <w:t>no</w:t>
      </w:r>
      <w:r>
        <w:rPr>
          <w:spacing w:val="35"/>
        </w:rPr>
        <w:t xml:space="preserve"> </w:t>
      </w:r>
      <w:r>
        <w:t>temporal</w:t>
      </w:r>
      <w:r>
        <w:rPr>
          <w:spacing w:val="35"/>
        </w:rPr>
        <w:t xml:space="preserve"> </w:t>
      </w:r>
      <w:r>
        <w:t>masking</w:t>
      </w:r>
      <w:r>
        <w:rPr>
          <w:spacing w:val="35"/>
        </w:rPr>
        <w:t xml:space="preserve"> </w:t>
      </w:r>
      <w:r>
        <w:t>was</w:t>
      </w:r>
      <w:r>
        <w:rPr>
          <w:spacing w:val="35"/>
        </w:rPr>
        <w:t xml:space="preserve"> </w:t>
      </w:r>
      <w:r>
        <w:t>applied to the input sequence. This test simulates an offline action recognition scenario.</w:t>
      </w:r>
    </w:p>
    <w:p w14:paraId="5EEA78D1" w14:textId="77777777" w:rsidR="00497208" w:rsidRDefault="007C7D88">
      <w:pPr>
        <w:pStyle w:val="BodyText"/>
        <w:spacing w:line="249" w:lineRule="auto"/>
        <w:ind w:left="259"/>
      </w:pPr>
      <w:r>
        <w:t xml:space="preserve">The action classification results are presented in Table </w:t>
      </w:r>
      <w:hyperlink w:anchor="_bookmark5" w:history="1">
        <w:r>
          <w:t>Ta-</w:t>
        </w:r>
        <w:proofErr w:type="spellStart"/>
      </w:hyperlink>
      <w:hyperlink w:anchor="_bookmark5" w:history="1">
        <w:r>
          <w:t>ble</w:t>
        </w:r>
        <w:proofErr w:type="spellEnd"/>
        <w:r>
          <w:t xml:space="preserve"> II.</w:t>
        </w:r>
      </w:hyperlink>
      <w:r>
        <w:t xml:space="preserve"> In this table, we have highlighted the best performing model for each dataset and evaluation. The models trained with the additional </w:t>
      </w:r>
      <w:proofErr w:type="spellStart"/>
      <w:r>
        <w:t>PoseOFF</w:t>
      </w:r>
      <w:proofErr w:type="spellEnd"/>
      <w:r>
        <w:t xml:space="preserve"> embeddings produce a higher classification accuracy across all models and all datasets. The classification accuracy results for the UCF-101 dataset shows the most varied results between the models. This dataset is RGB only, containing human actions from videos “in the wild”.</w:t>
      </w:r>
      <w:r>
        <w:rPr>
          <w:spacing w:val="-3"/>
        </w:rPr>
        <w:t xml:space="preserve"> </w:t>
      </w:r>
      <w:r>
        <w:t>No</w:t>
      </w:r>
      <w:r>
        <w:rPr>
          <w:spacing w:val="-3"/>
        </w:rPr>
        <w:t xml:space="preserve"> </w:t>
      </w:r>
      <w:r>
        <w:t>depth</w:t>
      </w:r>
      <w:r>
        <w:rPr>
          <w:spacing w:val="-3"/>
        </w:rPr>
        <w:t xml:space="preserve"> </w:t>
      </w:r>
      <w:r>
        <w:t>data</w:t>
      </w:r>
      <w:r>
        <w:rPr>
          <w:spacing w:val="-3"/>
        </w:rPr>
        <w:t xml:space="preserve"> </w:t>
      </w:r>
      <w:r>
        <w:t>or</w:t>
      </w:r>
      <w:r>
        <w:rPr>
          <w:spacing w:val="-3"/>
        </w:rPr>
        <w:t xml:space="preserve"> </w:t>
      </w:r>
      <w:r>
        <w:t>skeleton</w:t>
      </w:r>
      <w:r>
        <w:rPr>
          <w:spacing w:val="-3"/>
        </w:rPr>
        <w:t xml:space="preserve"> </w:t>
      </w:r>
      <w:r>
        <w:t>poses</w:t>
      </w:r>
      <w:r>
        <w:rPr>
          <w:spacing w:val="-3"/>
        </w:rPr>
        <w:t xml:space="preserve"> </w:t>
      </w:r>
      <w:r>
        <w:t>accompany</w:t>
      </w:r>
      <w:r>
        <w:rPr>
          <w:spacing w:val="-3"/>
        </w:rPr>
        <w:t xml:space="preserve"> </w:t>
      </w:r>
      <w:r>
        <w:t>the</w:t>
      </w:r>
      <w:r>
        <w:rPr>
          <w:spacing w:val="-3"/>
        </w:rPr>
        <w:t xml:space="preserve"> </w:t>
      </w:r>
      <w:r>
        <w:t>dataset. The poses extracted using YOLO-POSE Lar</w:t>
      </w:r>
      <w:hyperlink w:anchor="_bookmark25" w:history="1">
        <w:proofErr w:type="gramStart"/>
        <w:r>
          <w:t>ge[</w:t>
        </w:r>
        <w:proofErr w:type="gramEnd"/>
        <w:r>
          <w:t>10]</w:t>
        </w:r>
      </w:hyperlink>
      <w:r>
        <w:t xml:space="preserve"> are </w:t>
      </w:r>
      <w:proofErr w:type="spellStart"/>
      <w:r>
        <w:t>gener</w:t>
      </w:r>
      <w:proofErr w:type="spellEnd"/>
      <w:r>
        <w:t xml:space="preserve">-ally less accurate or precise than those included in the NTU RGB+D datasets. The models trained on data obtained using </w:t>
      </w:r>
      <w:proofErr w:type="spellStart"/>
      <w:r>
        <w:t>PoseOFF</w:t>
      </w:r>
      <w:proofErr w:type="spellEnd"/>
      <w:r>
        <w:t xml:space="preserve"> showed considerable improvements in classification accuracy across all datasets tested.</w:t>
      </w:r>
    </w:p>
    <w:p w14:paraId="5EEA78D2" w14:textId="77777777" w:rsidR="00497208" w:rsidRDefault="007C7D88">
      <w:pPr>
        <w:pStyle w:val="BodyText"/>
        <w:spacing w:line="249" w:lineRule="auto"/>
        <w:ind w:left="259"/>
      </w:pPr>
      <w:r>
        <w:t xml:space="preserve">The RGB only dataset is a good test for the application of </w:t>
      </w:r>
      <w:proofErr w:type="spellStart"/>
      <w:r>
        <w:t>PoseOFF</w:t>
      </w:r>
      <w:proofErr w:type="spellEnd"/>
      <w:r>
        <w:t xml:space="preserve"> features in real world applications. CONT</w:t>
      </w:r>
    </w:p>
    <w:p w14:paraId="5EEA78D3" w14:textId="77777777" w:rsidR="00497208" w:rsidRDefault="007C7D88">
      <w:pPr>
        <w:pStyle w:val="ListParagraph"/>
        <w:numPr>
          <w:ilvl w:val="0"/>
          <w:numId w:val="2"/>
        </w:numPr>
        <w:tabs>
          <w:tab w:val="left" w:pos="529"/>
        </w:tabs>
        <w:spacing w:before="133"/>
        <w:ind w:left="529" w:hanging="270"/>
        <w:jc w:val="both"/>
        <w:rPr>
          <w:i/>
          <w:sz w:val="20"/>
        </w:rPr>
      </w:pPr>
      <w:bookmarkStart w:id="228" w:name="Action_Prediction"/>
      <w:bookmarkEnd w:id="228"/>
      <w:r>
        <w:rPr>
          <w:i/>
          <w:sz w:val="20"/>
        </w:rPr>
        <w:t>Action</w:t>
      </w:r>
      <w:r>
        <w:rPr>
          <w:i/>
          <w:spacing w:val="13"/>
          <w:sz w:val="20"/>
        </w:rPr>
        <w:t xml:space="preserve"> </w:t>
      </w:r>
      <w:r>
        <w:rPr>
          <w:i/>
          <w:spacing w:val="-2"/>
          <w:sz w:val="20"/>
        </w:rPr>
        <w:t>Prediction</w:t>
      </w:r>
    </w:p>
    <w:p w14:paraId="5EEA78D4" w14:textId="77777777" w:rsidR="00497208" w:rsidRDefault="007C7D88">
      <w:pPr>
        <w:pStyle w:val="BodyText"/>
        <w:spacing w:before="72" w:line="249" w:lineRule="auto"/>
        <w:ind w:left="259"/>
      </w:pPr>
      <w:r>
        <w:t xml:space="preserve">To test the effectiveness of the learnable features present in </w:t>
      </w:r>
      <w:proofErr w:type="spellStart"/>
      <w:r>
        <w:t>PoseOFF</w:t>
      </w:r>
      <w:proofErr w:type="spellEnd"/>
      <w:r>
        <w:t xml:space="preserve"> data, we evaluated each model at different </w:t>
      </w:r>
      <w:proofErr w:type="spellStart"/>
      <w:r>
        <w:t>observa-tion</w:t>
      </w:r>
      <w:proofErr w:type="spellEnd"/>
      <w:r>
        <w:t xml:space="preserve"> ratios of the input sequence. The models evaluated were trained on 100% observation ratio and were evaluated at 10% observation</w:t>
      </w:r>
      <w:r>
        <w:rPr>
          <w:spacing w:val="-2"/>
        </w:rPr>
        <w:t xml:space="preserve"> </w:t>
      </w:r>
      <w:r>
        <w:t>ratio</w:t>
      </w:r>
      <w:r>
        <w:rPr>
          <w:spacing w:val="-2"/>
        </w:rPr>
        <w:t xml:space="preserve"> </w:t>
      </w:r>
      <w:r>
        <w:t>intervals.</w:t>
      </w:r>
      <w:r>
        <w:rPr>
          <w:spacing w:val="-2"/>
        </w:rPr>
        <w:t xml:space="preserve"> </w:t>
      </w:r>
      <w:r>
        <w:t>The</w:t>
      </w:r>
      <w:r>
        <w:rPr>
          <w:spacing w:val="-3"/>
        </w:rPr>
        <w:t xml:space="preserve"> </w:t>
      </w:r>
      <w:proofErr w:type="spellStart"/>
      <w:r>
        <w:t>InfoGCN</w:t>
      </w:r>
      <w:proofErr w:type="spellEnd"/>
      <w:r>
        <w:t>++</w:t>
      </w:r>
      <w:r>
        <w:rPr>
          <w:spacing w:val="-2"/>
        </w:rPr>
        <w:t xml:space="preserve"> </w:t>
      </w:r>
      <w:r>
        <w:t>model</w:t>
      </w:r>
      <w:r>
        <w:rPr>
          <w:spacing w:val="-2"/>
        </w:rPr>
        <w:t xml:space="preserve"> </w:t>
      </w:r>
      <w:r>
        <w:t>produces</w:t>
      </w:r>
      <w:r>
        <w:rPr>
          <w:spacing w:val="-2"/>
        </w:rPr>
        <w:t xml:space="preserve"> </w:t>
      </w:r>
      <w:proofErr w:type="spellStart"/>
      <w:proofErr w:type="gramStart"/>
      <w:r>
        <w:t>a</w:t>
      </w:r>
      <w:proofErr w:type="spellEnd"/>
      <w:proofErr w:type="gramEnd"/>
      <w:r>
        <w:t xml:space="preserve"> action class prediction for every frame of the input sequence (64 frame input), so the observation ratio interval evaluations were not necessary for this model. These results are presented in </w:t>
      </w:r>
      <w:hyperlink w:anchor="_bookmark6" w:history="1">
        <w:r>
          <w:t>Figure 4</w:t>
        </w:r>
      </w:hyperlink>
      <w:r>
        <w:t xml:space="preserve"> and </w:t>
      </w:r>
      <w:hyperlink w:anchor="_bookmark7" w:history="1">
        <w:r>
          <w:t>Figure 5.</w:t>
        </w:r>
      </w:hyperlink>
    </w:p>
    <w:p w14:paraId="5EEA78D5" w14:textId="77777777" w:rsidR="00497208" w:rsidRDefault="007C7D88">
      <w:pPr>
        <w:pStyle w:val="BodyText"/>
        <w:spacing w:line="249" w:lineRule="auto"/>
        <w:ind w:right="257" w:firstLine="0"/>
      </w:pPr>
      <w:r>
        <w:br w:type="column"/>
      </w:r>
      <w:r>
        <w:t xml:space="preserve">entire action sequence to achieve the same performance as the base model at 100% observation ratio. At lower observation ratios, the ST-GCN++ base model </w:t>
      </w:r>
      <w:proofErr w:type="gramStart"/>
      <w:r>
        <w:t>is able to</w:t>
      </w:r>
      <w:proofErr w:type="gramEnd"/>
      <w:r>
        <w:t xml:space="preserve"> predict the action more accurately than the </w:t>
      </w:r>
      <w:proofErr w:type="spellStart"/>
      <w:r>
        <w:t>PoseOFF</w:t>
      </w:r>
      <w:proofErr w:type="spellEnd"/>
      <w:r>
        <w:t xml:space="preserve"> embedded model. For </w:t>
      </w:r>
      <w:proofErr w:type="spellStart"/>
      <w:r>
        <w:t>InfoGCN</w:t>
      </w:r>
      <w:proofErr w:type="spellEnd"/>
      <w:r>
        <w:t>++, which was specifically designed for the task of action</w:t>
      </w:r>
      <w:r>
        <w:rPr>
          <w:spacing w:val="-10"/>
        </w:rPr>
        <w:t xml:space="preserve"> </w:t>
      </w:r>
      <w:r>
        <w:t>prediction,</w:t>
      </w:r>
      <w:r>
        <w:rPr>
          <w:spacing w:val="-10"/>
        </w:rPr>
        <w:t xml:space="preserve"> </w:t>
      </w:r>
      <w:r>
        <w:t>the</w:t>
      </w:r>
      <w:r>
        <w:rPr>
          <w:spacing w:val="-10"/>
        </w:rPr>
        <w:t xml:space="preserve"> </w:t>
      </w:r>
      <w:proofErr w:type="spellStart"/>
      <w:r>
        <w:t>PoseOFF</w:t>
      </w:r>
      <w:proofErr w:type="spellEnd"/>
      <w:r>
        <w:rPr>
          <w:spacing w:val="-10"/>
        </w:rPr>
        <w:t xml:space="preserve"> </w:t>
      </w:r>
      <w:r>
        <w:t>embedded</w:t>
      </w:r>
      <w:r>
        <w:rPr>
          <w:spacing w:val="-10"/>
        </w:rPr>
        <w:t xml:space="preserve"> </w:t>
      </w:r>
      <w:r>
        <w:t>version</w:t>
      </w:r>
      <w:r>
        <w:rPr>
          <w:spacing w:val="-10"/>
        </w:rPr>
        <w:t xml:space="preserve"> </w:t>
      </w:r>
      <w:r>
        <w:t>of</w:t>
      </w:r>
      <w:r>
        <w:rPr>
          <w:spacing w:val="-10"/>
        </w:rPr>
        <w:t xml:space="preserve"> </w:t>
      </w:r>
      <w:r>
        <w:t>the</w:t>
      </w:r>
      <w:r>
        <w:rPr>
          <w:spacing w:val="-10"/>
        </w:rPr>
        <w:t xml:space="preserve"> </w:t>
      </w:r>
      <w:r>
        <w:t>model needs to only see approximately half of the input sequence to achieve the same performance as the base model at 100% observation ratio.</w:t>
      </w:r>
    </w:p>
    <w:p w14:paraId="5EEA78D6" w14:textId="77777777" w:rsidR="00497208" w:rsidRDefault="007C7D88">
      <w:pPr>
        <w:pStyle w:val="BodyText"/>
        <w:spacing w:line="249" w:lineRule="auto"/>
        <w:ind w:right="257"/>
      </w:pPr>
      <w:r>
        <w:t>The</w:t>
      </w:r>
      <w:r>
        <w:rPr>
          <w:spacing w:val="-10"/>
        </w:rPr>
        <w:t xml:space="preserve"> </w:t>
      </w:r>
      <w:r>
        <w:t>action</w:t>
      </w:r>
      <w:r>
        <w:rPr>
          <w:spacing w:val="-9"/>
        </w:rPr>
        <w:t xml:space="preserve"> </w:t>
      </w:r>
      <w:r>
        <w:t>prediction</w:t>
      </w:r>
      <w:r>
        <w:rPr>
          <w:spacing w:val="-10"/>
        </w:rPr>
        <w:t xml:space="preserve"> </w:t>
      </w:r>
      <w:r>
        <w:t>results</w:t>
      </w:r>
      <w:r>
        <w:rPr>
          <w:spacing w:val="-10"/>
        </w:rPr>
        <w:t xml:space="preserve"> </w:t>
      </w:r>
      <w:r>
        <w:t>on</w:t>
      </w:r>
      <w:r>
        <w:rPr>
          <w:spacing w:val="-10"/>
        </w:rPr>
        <w:t xml:space="preserve"> </w:t>
      </w:r>
      <w:r>
        <w:t>the</w:t>
      </w:r>
      <w:r>
        <w:rPr>
          <w:spacing w:val="-9"/>
        </w:rPr>
        <w:t xml:space="preserve"> </w:t>
      </w:r>
      <w:r>
        <w:t>UCF-101</w:t>
      </w:r>
      <w:r>
        <w:rPr>
          <w:spacing w:val="-10"/>
        </w:rPr>
        <w:t xml:space="preserve"> </w:t>
      </w:r>
      <w:r>
        <w:t>dataset,</w:t>
      </w:r>
      <w:r>
        <w:rPr>
          <w:spacing w:val="-10"/>
        </w:rPr>
        <w:t xml:space="preserve"> </w:t>
      </w:r>
      <w:r>
        <w:t xml:space="preserve">shown in Figure </w:t>
      </w:r>
      <w:hyperlink w:anchor="_bookmark7" w:history="1">
        <w:proofErr w:type="spellStart"/>
        <w:r>
          <w:t>Figure</w:t>
        </w:r>
        <w:proofErr w:type="spellEnd"/>
        <w:r>
          <w:t xml:space="preserve"> 5,</w:t>
        </w:r>
      </w:hyperlink>
      <w:r>
        <w:t xml:space="preserve"> highlights the fact that </w:t>
      </w:r>
      <w:proofErr w:type="spellStart"/>
      <w:r>
        <w:t>PoseOFF</w:t>
      </w:r>
      <w:proofErr w:type="spellEnd"/>
      <w:r>
        <w:t xml:space="preserve"> embed-</w:t>
      </w:r>
      <w:proofErr w:type="spellStart"/>
      <w:r>
        <w:t>ded</w:t>
      </w:r>
      <w:proofErr w:type="spellEnd"/>
      <w:r>
        <w:t xml:space="preserve"> models are much stronger at the task of human action </w:t>
      </w:r>
      <w:r>
        <w:rPr>
          <w:spacing w:val="-2"/>
        </w:rPr>
        <w:t>prediction.</w:t>
      </w:r>
    </w:p>
    <w:p w14:paraId="5EEA78D7" w14:textId="77777777" w:rsidR="00497208" w:rsidRDefault="007C7D88">
      <w:pPr>
        <w:pStyle w:val="BodyText"/>
        <w:spacing w:line="249" w:lineRule="auto"/>
        <w:ind w:right="257"/>
      </w:pPr>
      <w:r>
        <w:t>These</w:t>
      </w:r>
      <w:r>
        <w:rPr>
          <w:spacing w:val="-9"/>
        </w:rPr>
        <w:t xml:space="preserve"> </w:t>
      </w:r>
      <w:r>
        <w:t>results</w:t>
      </w:r>
      <w:r>
        <w:rPr>
          <w:spacing w:val="-9"/>
        </w:rPr>
        <w:t xml:space="preserve"> </w:t>
      </w:r>
      <w:r>
        <w:t>demonstrate</w:t>
      </w:r>
      <w:r>
        <w:rPr>
          <w:spacing w:val="-9"/>
        </w:rPr>
        <w:t xml:space="preserve"> </w:t>
      </w:r>
      <w:r>
        <w:t>that</w:t>
      </w:r>
      <w:r>
        <w:rPr>
          <w:spacing w:val="-9"/>
        </w:rPr>
        <w:t xml:space="preserve"> </w:t>
      </w:r>
      <w:r>
        <w:t>out</w:t>
      </w:r>
      <w:r>
        <w:rPr>
          <w:spacing w:val="-9"/>
        </w:rPr>
        <w:t xml:space="preserve"> </w:t>
      </w:r>
      <w:r>
        <w:t>method</w:t>
      </w:r>
      <w:r>
        <w:rPr>
          <w:spacing w:val="-9"/>
        </w:rPr>
        <w:t xml:space="preserve"> </w:t>
      </w:r>
      <w:proofErr w:type="gramStart"/>
      <w:r>
        <w:t>is</w:t>
      </w:r>
      <w:r>
        <w:rPr>
          <w:spacing w:val="-9"/>
        </w:rPr>
        <w:t xml:space="preserve"> </w:t>
      </w:r>
      <w:r>
        <w:t>able</w:t>
      </w:r>
      <w:r>
        <w:rPr>
          <w:spacing w:val="-9"/>
        </w:rPr>
        <w:t xml:space="preserve"> </w:t>
      </w:r>
      <w:r>
        <w:t>to</w:t>
      </w:r>
      <w:proofErr w:type="gramEnd"/>
      <w:r>
        <w:rPr>
          <w:spacing w:val="-9"/>
        </w:rPr>
        <w:t xml:space="preserve"> </w:t>
      </w:r>
      <w:r>
        <w:t>increase the</w:t>
      </w:r>
      <w:r>
        <w:rPr>
          <w:spacing w:val="-5"/>
        </w:rPr>
        <w:t xml:space="preserve"> </w:t>
      </w:r>
      <w:r>
        <w:t>overall</w:t>
      </w:r>
      <w:r>
        <w:rPr>
          <w:spacing w:val="-5"/>
        </w:rPr>
        <w:t xml:space="preserve"> </w:t>
      </w:r>
      <w:r>
        <w:t>performance</w:t>
      </w:r>
      <w:r>
        <w:rPr>
          <w:spacing w:val="-5"/>
        </w:rPr>
        <w:t xml:space="preserve"> </w:t>
      </w:r>
      <w:r>
        <w:t>of</w:t>
      </w:r>
      <w:r>
        <w:rPr>
          <w:spacing w:val="-5"/>
        </w:rPr>
        <w:t xml:space="preserve"> </w:t>
      </w:r>
      <w:r>
        <w:t>models</w:t>
      </w:r>
      <w:r>
        <w:rPr>
          <w:spacing w:val="-5"/>
        </w:rPr>
        <w:t xml:space="preserve"> </w:t>
      </w:r>
      <w:r>
        <w:t>on</w:t>
      </w:r>
      <w:r>
        <w:rPr>
          <w:spacing w:val="-5"/>
        </w:rPr>
        <w:t xml:space="preserve"> </w:t>
      </w:r>
      <w:r>
        <w:t>noisy,</w:t>
      </w:r>
      <w:r>
        <w:rPr>
          <w:spacing w:val="-5"/>
        </w:rPr>
        <w:t xml:space="preserve"> </w:t>
      </w:r>
      <w:r>
        <w:t>and</w:t>
      </w:r>
      <w:r>
        <w:rPr>
          <w:spacing w:val="-5"/>
        </w:rPr>
        <w:t xml:space="preserve"> </w:t>
      </w:r>
      <w:r>
        <w:t>more</w:t>
      </w:r>
      <w:r>
        <w:rPr>
          <w:spacing w:val="-5"/>
        </w:rPr>
        <w:t xml:space="preserve"> </w:t>
      </w:r>
      <w:r>
        <w:t xml:space="preserve">realistic </w:t>
      </w:r>
      <w:r>
        <w:rPr>
          <w:spacing w:val="-2"/>
        </w:rPr>
        <w:t>datasets.</w:t>
      </w:r>
    </w:p>
    <w:p w14:paraId="5EEA78D8" w14:textId="77777777" w:rsidR="00497208" w:rsidRDefault="007C7D88">
      <w:pPr>
        <w:pStyle w:val="BodyText"/>
        <w:spacing w:before="2" w:line="249" w:lineRule="auto"/>
        <w:ind w:right="257"/>
      </w:pPr>
      <w:r>
        <w:t>The modifications made to the skeleton action recognition models</w:t>
      </w:r>
      <w:r>
        <w:rPr>
          <w:spacing w:val="36"/>
        </w:rPr>
        <w:t xml:space="preserve"> </w:t>
      </w:r>
      <w:r>
        <w:t>were</w:t>
      </w:r>
      <w:r>
        <w:rPr>
          <w:spacing w:val="36"/>
        </w:rPr>
        <w:t xml:space="preserve"> </w:t>
      </w:r>
      <w:r>
        <w:t>only</w:t>
      </w:r>
      <w:r>
        <w:rPr>
          <w:spacing w:val="36"/>
        </w:rPr>
        <w:t xml:space="preserve"> </w:t>
      </w:r>
      <w:r>
        <w:t>in</w:t>
      </w:r>
      <w:r>
        <w:rPr>
          <w:spacing w:val="36"/>
        </w:rPr>
        <w:t xml:space="preserve"> </w:t>
      </w:r>
      <w:r>
        <w:t>the</w:t>
      </w:r>
      <w:r>
        <w:rPr>
          <w:spacing w:val="36"/>
        </w:rPr>
        <w:t xml:space="preserve"> </w:t>
      </w:r>
      <w:r>
        <w:t>first</w:t>
      </w:r>
      <w:r>
        <w:rPr>
          <w:spacing w:val="36"/>
        </w:rPr>
        <w:t xml:space="preserve"> </w:t>
      </w:r>
      <w:r>
        <w:t>layers</w:t>
      </w:r>
      <w:r>
        <w:rPr>
          <w:spacing w:val="36"/>
        </w:rPr>
        <w:t xml:space="preserve"> </w:t>
      </w:r>
      <w:r>
        <w:t>of</w:t>
      </w:r>
      <w:r>
        <w:rPr>
          <w:spacing w:val="36"/>
        </w:rPr>
        <w:t xml:space="preserve"> </w:t>
      </w:r>
      <w:r>
        <w:t>the</w:t>
      </w:r>
      <w:r>
        <w:rPr>
          <w:spacing w:val="36"/>
        </w:rPr>
        <w:t xml:space="preserve"> </w:t>
      </w:r>
      <w:proofErr w:type="gramStart"/>
      <w:r>
        <w:t>model,</w:t>
      </w:r>
      <w:r>
        <w:rPr>
          <w:spacing w:val="36"/>
        </w:rPr>
        <w:t xml:space="preserve"> </w:t>
      </w:r>
      <w:r>
        <w:t>and</w:t>
      </w:r>
      <w:proofErr w:type="gramEnd"/>
      <w:r>
        <w:rPr>
          <w:spacing w:val="36"/>
        </w:rPr>
        <w:t xml:space="preserve"> </w:t>
      </w:r>
      <w:r>
        <w:t xml:space="preserve">did not significantly alter inner workings of the models. These results demonstrate the effectiveness of data extracted using the </w:t>
      </w:r>
      <w:proofErr w:type="spellStart"/>
      <w:r>
        <w:t>PoseOFF</w:t>
      </w:r>
      <w:proofErr w:type="spellEnd"/>
      <w:r>
        <w:t xml:space="preserve"> method. We believe that the data produced from the </w:t>
      </w:r>
      <w:proofErr w:type="spellStart"/>
      <w:r>
        <w:t>PoseOFF</w:t>
      </w:r>
      <w:proofErr w:type="spellEnd"/>
      <w:r>
        <w:t xml:space="preserve"> extraction method can be easily implemented in any skeleton-based action recognition model to improve the model’s action recognition and prediction ability.</w:t>
      </w:r>
    </w:p>
    <w:p w14:paraId="5EEA78D9" w14:textId="77777777" w:rsidR="00497208" w:rsidRDefault="007C7D88">
      <w:pPr>
        <w:pStyle w:val="BodyText"/>
        <w:spacing w:before="1" w:line="249" w:lineRule="auto"/>
        <w:ind w:right="257"/>
      </w:pPr>
      <w:r>
        <w:t xml:space="preserve">Existing skeleton-based action recognition models can be easily modified </w:t>
      </w:r>
      <w:proofErr w:type="gramStart"/>
      <w:r>
        <w:t>in order to</w:t>
      </w:r>
      <w:proofErr w:type="gramEnd"/>
      <w:r>
        <w:t xml:space="preserve"> learn features extracted with </w:t>
      </w:r>
      <w:proofErr w:type="spellStart"/>
      <w:r>
        <w:t>PoseOFF</w:t>
      </w:r>
      <w:proofErr w:type="spellEnd"/>
      <w:r>
        <w:t>. This can improve the model performance for both human action classification and action prediction.</w:t>
      </w:r>
    </w:p>
    <w:p w14:paraId="5EEA78DA" w14:textId="77777777" w:rsidR="00497208" w:rsidRDefault="007C7D88">
      <w:pPr>
        <w:pStyle w:val="ListParagraph"/>
        <w:numPr>
          <w:ilvl w:val="0"/>
          <w:numId w:val="5"/>
        </w:numPr>
        <w:tabs>
          <w:tab w:val="left" w:pos="2260"/>
        </w:tabs>
        <w:spacing w:before="151"/>
        <w:ind w:left="2260" w:hanging="266"/>
        <w:jc w:val="left"/>
        <w:rPr>
          <w:sz w:val="20"/>
        </w:rPr>
      </w:pPr>
      <w:bookmarkStart w:id="229" w:name="Conclusion"/>
      <w:bookmarkEnd w:id="229"/>
      <w:r>
        <w:rPr>
          <w:smallCaps/>
          <w:spacing w:val="-2"/>
          <w:sz w:val="20"/>
        </w:rPr>
        <w:t>Conclusion</w:t>
      </w:r>
    </w:p>
    <w:p w14:paraId="5EEA78DB" w14:textId="77777777" w:rsidR="00497208" w:rsidRDefault="007C7D88">
      <w:pPr>
        <w:pStyle w:val="BodyText"/>
        <w:spacing w:before="83" w:line="249" w:lineRule="auto"/>
        <w:ind w:right="257"/>
      </w:pPr>
      <w:r>
        <w:t xml:space="preserve">We have demonstrated that the embedding of human early visual motion cues into established skeleton based human action recognition can improve the action classification and action prediction accuracy. We have also shown that </w:t>
      </w:r>
      <w:proofErr w:type="gramStart"/>
      <w:r>
        <w:t>.....</w:t>
      </w:r>
      <w:proofErr w:type="gramEnd"/>
    </w:p>
    <w:p w14:paraId="5EEA78DC" w14:textId="77777777" w:rsidR="00497208" w:rsidRDefault="007C7D88">
      <w:pPr>
        <w:pStyle w:val="BodyText"/>
        <w:spacing w:before="2" w:line="249" w:lineRule="auto"/>
        <w:ind w:right="257"/>
      </w:pPr>
      <w:r>
        <w:t xml:space="preserve">The implementation of </w:t>
      </w:r>
      <w:proofErr w:type="spellStart"/>
      <w:r>
        <w:t>PoseOFF</w:t>
      </w:r>
      <w:proofErr w:type="spellEnd"/>
      <w:r>
        <w:t xml:space="preserve"> into existing skeleton-based action recognition models requires only a minor </w:t>
      </w:r>
      <w:proofErr w:type="spellStart"/>
      <w:r>
        <w:t>modi-fication</w:t>
      </w:r>
      <w:proofErr w:type="spellEnd"/>
      <w:r>
        <w:t xml:space="preserve"> to the model’s embedding layer. </w:t>
      </w:r>
      <w:proofErr w:type="spellStart"/>
      <w:r>
        <w:t>PoseOFF</w:t>
      </w:r>
      <w:proofErr w:type="spellEnd"/>
      <w:r>
        <w:t xml:space="preserve"> presents a considerably</w:t>
      </w:r>
      <w:r>
        <w:rPr>
          <w:spacing w:val="37"/>
        </w:rPr>
        <w:t xml:space="preserve"> </w:t>
      </w:r>
      <w:r>
        <w:t>more</w:t>
      </w:r>
      <w:r>
        <w:rPr>
          <w:spacing w:val="38"/>
        </w:rPr>
        <w:t xml:space="preserve"> </w:t>
      </w:r>
      <w:r>
        <w:t>data</w:t>
      </w:r>
      <w:r>
        <w:rPr>
          <w:spacing w:val="38"/>
        </w:rPr>
        <w:t xml:space="preserve"> </w:t>
      </w:r>
      <w:r>
        <w:t>efficient</w:t>
      </w:r>
      <w:r>
        <w:rPr>
          <w:spacing w:val="38"/>
        </w:rPr>
        <w:t xml:space="preserve"> </w:t>
      </w:r>
      <w:r>
        <w:t>method</w:t>
      </w:r>
      <w:r>
        <w:rPr>
          <w:spacing w:val="38"/>
        </w:rPr>
        <w:t xml:space="preserve"> </w:t>
      </w:r>
      <w:r>
        <w:t>of</w:t>
      </w:r>
      <w:r>
        <w:rPr>
          <w:spacing w:val="38"/>
        </w:rPr>
        <w:t xml:space="preserve"> </w:t>
      </w:r>
      <w:r>
        <w:t>embedding</w:t>
      </w:r>
      <w:r>
        <w:rPr>
          <w:spacing w:val="38"/>
        </w:rPr>
        <w:t xml:space="preserve"> </w:t>
      </w:r>
      <w:r>
        <w:rPr>
          <w:spacing w:val="-4"/>
        </w:rPr>
        <w:t>this</w:t>
      </w:r>
    </w:p>
    <w:p w14:paraId="5EEA78DD" w14:textId="77777777" w:rsidR="00497208" w:rsidRDefault="00497208">
      <w:pPr>
        <w:pStyle w:val="BodyText"/>
        <w:spacing w:line="249" w:lineRule="auto"/>
        <w:sectPr w:rsidR="00497208">
          <w:type w:val="continuous"/>
          <w:pgSz w:w="12240" w:h="15840"/>
          <w:pgMar w:top="900" w:right="720" w:bottom="280" w:left="720" w:header="720" w:footer="720" w:gutter="0"/>
          <w:cols w:num="2" w:space="720" w:equalWidth="0">
            <w:col w:w="5281" w:space="40"/>
            <w:col w:w="5479"/>
          </w:cols>
        </w:sectPr>
      </w:pPr>
    </w:p>
    <w:p w14:paraId="5EEA78DE" w14:textId="77777777" w:rsidR="00497208" w:rsidRDefault="007C7D88">
      <w:pPr>
        <w:spacing w:before="69" w:line="182" w:lineRule="exact"/>
        <w:ind w:left="14" w:right="14"/>
        <w:jc w:val="center"/>
        <w:rPr>
          <w:sz w:val="16"/>
        </w:rPr>
      </w:pPr>
      <w:bookmarkStart w:id="230" w:name="_bookmark5"/>
      <w:bookmarkEnd w:id="230"/>
      <w:r>
        <w:rPr>
          <w:spacing w:val="-2"/>
          <w:sz w:val="16"/>
        </w:rPr>
        <w:lastRenderedPageBreak/>
        <w:t>TABLE</w:t>
      </w:r>
      <w:r>
        <w:rPr>
          <w:spacing w:val="4"/>
          <w:sz w:val="16"/>
        </w:rPr>
        <w:t xml:space="preserve"> </w:t>
      </w:r>
      <w:r>
        <w:rPr>
          <w:spacing w:val="-5"/>
          <w:sz w:val="16"/>
        </w:rPr>
        <w:t>II</w:t>
      </w:r>
    </w:p>
    <w:p w14:paraId="5EEA78DF" w14:textId="77777777" w:rsidR="00497208" w:rsidRDefault="007C7D88">
      <w:pPr>
        <w:spacing w:before="2" w:line="232" w:lineRule="auto"/>
        <w:ind w:left="331" w:right="329" w:hanging="1"/>
        <w:jc w:val="center"/>
        <w:rPr>
          <w:sz w:val="16"/>
        </w:rPr>
      </w:pPr>
      <w:r>
        <w:rPr>
          <w:smallCaps/>
          <w:sz w:val="16"/>
        </w:rPr>
        <w:t>Classification</w:t>
      </w:r>
      <w:r>
        <w:rPr>
          <w:smallCaps/>
          <w:spacing w:val="40"/>
          <w:sz w:val="16"/>
        </w:rPr>
        <w:t xml:space="preserve"> </w:t>
      </w:r>
      <w:r>
        <w:rPr>
          <w:smallCaps/>
          <w:sz w:val="16"/>
        </w:rPr>
        <w:t>accuracy</w:t>
      </w:r>
      <w:r>
        <w:rPr>
          <w:smallCaps/>
          <w:spacing w:val="40"/>
          <w:sz w:val="16"/>
        </w:rPr>
        <w:t xml:space="preserve"> </w:t>
      </w:r>
      <w:r>
        <w:rPr>
          <w:smallCaps/>
          <w:sz w:val="16"/>
        </w:rPr>
        <w:t>for</w:t>
      </w:r>
      <w:r>
        <w:rPr>
          <w:smallCaps/>
          <w:spacing w:val="40"/>
          <w:sz w:val="16"/>
        </w:rPr>
        <w:t xml:space="preserve"> </w:t>
      </w:r>
      <w:r>
        <w:rPr>
          <w:smallCaps/>
          <w:sz w:val="16"/>
        </w:rPr>
        <w:t>all</w:t>
      </w:r>
      <w:r>
        <w:rPr>
          <w:smallCaps/>
          <w:spacing w:val="40"/>
          <w:sz w:val="16"/>
        </w:rPr>
        <w:t xml:space="preserve"> </w:t>
      </w:r>
      <w:r>
        <w:rPr>
          <w:smallCaps/>
          <w:sz w:val="16"/>
        </w:rPr>
        <w:t>models</w:t>
      </w:r>
      <w:r>
        <w:rPr>
          <w:smallCaps/>
          <w:spacing w:val="40"/>
          <w:sz w:val="16"/>
        </w:rPr>
        <w:t xml:space="preserve"> </w:t>
      </w:r>
      <w:r>
        <w:rPr>
          <w:smallCaps/>
          <w:sz w:val="16"/>
        </w:rPr>
        <w:t>trained</w:t>
      </w:r>
      <w:r>
        <w:rPr>
          <w:smallCaps/>
          <w:spacing w:val="40"/>
          <w:sz w:val="16"/>
        </w:rPr>
        <w:t xml:space="preserve"> </w:t>
      </w:r>
      <w:r>
        <w:rPr>
          <w:smallCaps/>
          <w:sz w:val="16"/>
        </w:rPr>
        <w:t>and</w:t>
      </w:r>
      <w:r>
        <w:rPr>
          <w:smallCaps/>
          <w:spacing w:val="40"/>
          <w:sz w:val="16"/>
        </w:rPr>
        <w:t xml:space="preserve"> </w:t>
      </w:r>
      <w:r>
        <w:rPr>
          <w:smallCaps/>
          <w:sz w:val="16"/>
        </w:rPr>
        <w:t>tested</w:t>
      </w:r>
      <w:r>
        <w:rPr>
          <w:smallCaps/>
          <w:spacing w:val="40"/>
          <w:sz w:val="16"/>
        </w:rPr>
        <w:t xml:space="preserve"> </w:t>
      </w:r>
      <w:r>
        <w:rPr>
          <w:smallCaps/>
          <w:sz w:val="16"/>
        </w:rPr>
        <w:t>on</w:t>
      </w:r>
      <w:r>
        <w:rPr>
          <w:smallCaps/>
          <w:spacing w:val="40"/>
          <w:sz w:val="16"/>
        </w:rPr>
        <w:t xml:space="preserve"> </w:t>
      </w:r>
      <w:r>
        <w:rPr>
          <w:smallCaps/>
          <w:sz w:val="16"/>
        </w:rPr>
        <w:t>the</w:t>
      </w:r>
      <w:r>
        <w:rPr>
          <w:smallCaps/>
          <w:spacing w:val="40"/>
          <w:sz w:val="16"/>
        </w:rPr>
        <w:t xml:space="preserve"> </w:t>
      </w:r>
      <w:r>
        <w:rPr>
          <w:smallCaps/>
          <w:sz w:val="16"/>
        </w:rPr>
        <w:t>NTU-RGB+D</w:t>
      </w:r>
      <w:r>
        <w:rPr>
          <w:smallCaps/>
          <w:spacing w:val="40"/>
          <w:sz w:val="16"/>
        </w:rPr>
        <w:t xml:space="preserve"> </w:t>
      </w:r>
      <w:r>
        <w:rPr>
          <w:smallCaps/>
          <w:sz w:val="16"/>
        </w:rPr>
        <w:t>(NTU),</w:t>
      </w:r>
      <w:r>
        <w:rPr>
          <w:smallCaps/>
          <w:spacing w:val="40"/>
          <w:sz w:val="16"/>
        </w:rPr>
        <w:t xml:space="preserve"> </w:t>
      </w:r>
      <w:r>
        <w:rPr>
          <w:smallCaps/>
          <w:sz w:val="16"/>
        </w:rPr>
        <w:t>NTU-RGB+D120</w:t>
      </w:r>
      <w:r>
        <w:rPr>
          <w:smallCaps/>
          <w:spacing w:val="40"/>
          <w:sz w:val="16"/>
        </w:rPr>
        <w:t xml:space="preserve"> </w:t>
      </w:r>
      <w:r>
        <w:rPr>
          <w:smallCaps/>
          <w:sz w:val="16"/>
        </w:rPr>
        <w:t>(NTU120)</w:t>
      </w:r>
      <w:r>
        <w:rPr>
          <w:smallCaps/>
          <w:spacing w:val="40"/>
          <w:sz w:val="16"/>
        </w:rPr>
        <w:t xml:space="preserve"> </w:t>
      </w:r>
      <w:r>
        <w:rPr>
          <w:smallCaps/>
          <w:sz w:val="16"/>
        </w:rPr>
        <w:t>and</w:t>
      </w:r>
      <w:r>
        <w:rPr>
          <w:smallCaps/>
          <w:spacing w:val="40"/>
          <w:sz w:val="16"/>
        </w:rPr>
        <w:t xml:space="preserve"> </w:t>
      </w:r>
      <w:r>
        <w:rPr>
          <w:smallCaps/>
          <w:sz w:val="16"/>
        </w:rPr>
        <w:t>UCF-101</w:t>
      </w:r>
      <w:r>
        <w:rPr>
          <w:smallCaps/>
          <w:spacing w:val="40"/>
          <w:sz w:val="16"/>
        </w:rPr>
        <w:t xml:space="preserve"> </w:t>
      </w:r>
      <w:r>
        <w:rPr>
          <w:smallCaps/>
          <w:sz w:val="16"/>
        </w:rPr>
        <w:t>datasets</w:t>
      </w:r>
      <w:r>
        <w:rPr>
          <w:smallCaps/>
          <w:spacing w:val="35"/>
          <w:sz w:val="16"/>
        </w:rPr>
        <w:t xml:space="preserve"> </w:t>
      </w:r>
      <w:r>
        <w:rPr>
          <w:smallCaps/>
          <w:sz w:val="16"/>
        </w:rPr>
        <w:t>-</w:t>
      </w:r>
      <w:r>
        <w:rPr>
          <w:smallCaps/>
          <w:spacing w:val="26"/>
          <w:sz w:val="16"/>
        </w:rPr>
        <w:t xml:space="preserve"> </w:t>
      </w:r>
      <w:r>
        <w:rPr>
          <w:smallCaps/>
          <w:sz w:val="16"/>
        </w:rPr>
        <w:t>joint</w:t>
      </w:r>
      <w:r>
        <w:rPr>
          <w:smallCaps/>
          <w:spacing w:val="35"/>
          <w:sz w:val="16"/>
        </w:rPr>
        <w:t xml:space="preserve"> </w:t>
      </w:r>
      <w:r>
        <w:rPr>
          <w:smallCaps/>
          <w:sz w:val="16"/>
        </w:rPr>
        <w:t>stream</w:t>
      </w:r>
      <w:r>
        <w:rPr>
          <w:smallCaps/>
          <w:spacing w:val="35"/>
          <w:sz w:val="16"/>
        </w:rPr>
        <w:t xml:space="preserve"> </w:t>
      </w:r>
      <w:r>
        <w:rPr>
          <w:smallCaps/>
          <w:sz w:val="16"/>
        </w:rPr>
        <w:t>only.</w:t>
      </w:r>
      <w:r>
        <w:rPr>
          <w:smallCaps/>
          <w:spacing w:val="26"/>
          <w:sz w:val="16"/>
        </w:rPr>
        <w:t xml:space="preserve"> </w:t>
      </w:r>
      <w:r>
        <w:rPr>
          <w:smallCaps/>
          <w:sz w:val="16"/>
        </w:rPr>
        <w:t>The</w:t>
      </w:r>
      <w:r>
        <w:rPr>
          <w:smallCaps/>
          <w:spacing w:val="35"/>
          <w:sz w:val="16"/>
        </w:rPr>
        <w:t xml:space="preserve"> </w:t>
      </w:r>
      <w:r>
        <w:rPr>
          <w:smallCaps/>
          <w:sz w:val="16"/>
        </w:rPr>
        <w:t>train/test</w:t>
      </w:r>
      <w:r>
        <w:rPr>
          <w:smallCaps/>
          <w:spacing w:val="35"/>
          <w:sz w:val="16"/>
        </w:rPr>
        <w:t xml:space="preserve"> </w:t>
      </w:r>
      <w:r>
        <w:rPr>
          <w:smallCaps/>
          <w:sz w:val="16"/>
        </w:rPr>
        <w:t>splits</w:t>
      </w:r>
      <w:r>
        <w:rPr>
          <w:smallCaps/>
          <w:spacing w:val="35"/>
          <w:sz w:val="16"/>
        </w:rPr>
        <w:t xml:space="preserve"> </w:t>
      </w:r>
      <w:r>
        <w:rPr>
          <w:smallCaps/>
          <w:sz w:val="16"/>
        </w:rPr>
        <w:t>(evaluations)</w:t>
      </w:r>
      <w:r>
        <w:rPr>
          <w:smallCaps/>
          <w:spacing w:val="26"/>
          <w:sz w:val="16"/>
        </w:rPr>
        <w:t xml:space="preserve"> </w:t>
      </w:r>
      <w:r>
        <w:rPr>
          <w:smallCaps/>
          <w:sz w:val="16"/>
        </w:rPr>
        <w:t>for</w:t>
      </w:r>
      <w:r>
        <w:rPr>
          <w:smallCaps/>
          <w:spacing w:val="35"/>
          <w:sz w:val="16"/>
        </w:rPr>
        <w:t xml:space="preserve"> </w:t>
      </w:r>
      <w:r>
        <w:rPr>
          <w:smallCaps/>
          <w:sz w:val="16"/>
        </w:rPr>
        <w:t>each</w:t>
      </w:r>
      <w:r>
        <w:rPr>
          <w:smallCaps/>
          <w:spacing w:val="35"/>
          <w:sz w:val="16"/>
        </w:rPr>
        <w:t xml:space="preserve"> </w:t>
      </w:r>
      <w:r>
        <w:rPr>
          <w:smallCaps/>
          <w:sz w:val="16"/>
        </w:rPr>
        <w:t>dataset</w:t>
      </w:r>
      <w:r>
        <w:rPr>
          <w:smallCaps/>
          <w:spacing w:val="35"/>
          <w:sz w:val="16"/>
        </w:rPr>
        <w:t xml:space="preserve"> </w:t>
      </w:r>
      <w:r>
        <w:rPr>
          <w:smallCaps/>
          <w:sz w:val="16"/>
        </w:rPr>
        <w:t>are</w:t>
      </w:r>
      <w:r>
        <w:rPr>
          <w:smallCaps/>
          <w:spacing w:val="35"/>
          <w:sz w:val="16"/>
        </w:rPr>
        <w:t xml:space="preserve"> </w:t>
      </w:r>
      <w:r>
        <w:rPr>
          <w:smallCaps/>
          <w:sz w:val="16"/>
        </w:rPr>
        <w:t>presented</w:t>
      </w:r>
      <w:r>
        <w:rPr>
          <w:smallCaps/>
          <w:spacing w:val="35"/>
          <w:sz w:val="16"/>
        </w:rPr>
        <w:t xml:space="preserve"> </w:t>
      </w:r>
      <w:r>
        <w:rPr>
          <w:smallCaps/>
          <w:sz w:val="16"/>
        </w:rPr>
        <w:t>in</w:t>
      </w:r>
      <w:r>
        <w:rPr>
          <w:smallCaps/>
          <w:spacing w:val="35"/>
          <w:sz w:val="16"/>
        </w:rPr>
        <w:t xml:space="preserve"> </w:t>
      </w:r>
      <w:r>
        <w:rPr>
          <w:smallCaps/>
          <w:sz w:val="16"/>
        </w:rPr>
        <w:t>separate</w:t>
      </w:r>
      <w:r>
        <w:rPr>
          <w:smallCaps/>
          <w:spacing w:val="35"/>
          <w:sz w:val="16"/>
        </w:rPr>
        <w:t xml:space="preserve"> </w:t>
      </w:r>
      <w:r>
        <w:rPr>
          <w:smallCaps/>
          <w:sz w:val="16"/>
        </w:rPr>
        <w:t>columns</w:t>
      </w:r>
      <w:r>
        <w:rPr>
          <w:smallCaps/>
          <w:spacing w:val="35"/>
          <w:sz w:val="16"/>
        </w:rPr>
        <w:t xml:space="preserve"> </w:t>
      </w:r>
      <w:r>
        <w:rPr>
          <w:smallCaps/>
          <w:sz w:val="16"/>
        </w:rPr>
        <w:t>under</w:t>
      </w:r>
      <w:r>
        <w:rPr>
          <w:smallCaps/>
          <w:spacing w:val="35"/>
          <w:sz w:val="16"/>
        </w:rPr>
        <w:t xml:space="preserve"> </w:t>
      </w:r>
      <w:r>
        <w:rPr>
          <w:smallCaps/>
          <w:sz w:val="16"/>
        </w:rPr>
        <w:t>each</w:t>
      </w:r>
      <w:r>
        <w:rPr>
          <w:smallCaps/>
          <w:spacing w:val="40"/>
          <w:sz w:val="16"/>
        </w:rPr>
        <w:t xml:space="preserve"> </w:t>
      </w:r>
      <w:r>
        <w:rPr>
          <w:smallCaps/>
          <w:sz w:val="16"/>
        </w:rPr>
        <w:t>datasets heading.</w:t>
      </w:r>
    </w:p>
    <w:p w14:paraId="5EEA78E0" w14:textId="77777777" w:rsidR="00497208" w:rsidRDefault="00497208">
      <w:pPr>
        <w:pStyle w:val="BodyText"/>
        <w:spacing w:before="6" w:after="1"/>
        <w:ind w:left="0" w:firstLine="0"/>
        <w:jc w:val="left"/>
        <w:rPr>
          <w:sz w:val="15"/>
        </w:rPr>
      </w:pPr>
    </w:p>
    <w:tbl>
      <w:tblPr>
        <w:tblW w:w="0" w:type="auto"/>
        <w:tblInd w:w="1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977"/>
        <w:gridCol w:w="848"/>
        <w:gridCol w:w="857"/>
        <w:gridCol w:w="848"/>
        <w:gridCol w:w="857"/>
        <w:gridCol w:w="848"/>
        <w:gridCol w:w="848"/>
        <w:gridCol w:w="857"/>
      </w:tblGrid>
      <w:tr w:rsidR="00497208" w14:paraId="5EEA78E5" w14:textId="77777777">
        <w:trPr>
          <w:trHeight w:val="190"/>
        </w:trPr>
        <w:tc>
          <w:tcPr>
            <w:tcW w:w="2129" w:type="dxa"/>
            <w:gridSpan w:val="2"/>
            <w:vMerge w:val="restart"/>
            <w:tcBorders>
              <w:top w:val="nil"/>
              <w:left w:val="nil"/>
            </w:tcBorders>
          </w:tcPr>
          <w:p w14:paraId="5EEA78E1" w14:textId="77777777" w:rsidR="00497208" w:rsidRDefault="00497208">
            <w:pPr>
              <w:pStyle w:val="TableParagraph"/>
              <w:spacing w:line="240" w:lineRule="auto"/>
              <w:rPr>
                <w:sz w:val="16"/>
              </w:rPr>
            </w:pPr>
          </w:p>
        </w:tc>
        <w:tc>
          <w:tcPr>
            <w:tcW w:w="1705" w:type="dxa"/>
            <w:gridSpan w:val="2"/>
          </w:tcPr>
          <w:p w14:paraId="5EEA78E2" w14:textId="77777777" w:rsidR="00497208" w:rsidRDefault="007C7D88">
            <w:pPr>
              <w:pStyle w:val="TableParagraph"/>
              <w:spacing w:line="170" w:lineRule="exact"/>
              <w:ind w:left="138"/>
              <w:rPr>
                <w:sz w:val="18"/>
              </w:rPr>
            </w:pPr>
            <w:r>
              <w:rPr>
                <w:spacing w:val="-5"/>
                <w:sz w:val="18"/>
              </w:rPr>
              <w:t>NTU</w:t>
            </w:r>
          </w:p>
        </w:tc>
        <w:tc>
          <w:tcPr>
            <w:tcW w:w="1705" w:type="dxa"/>
            <w:gridSpan w:val="2"/>
          </w:tcPr>
          <w:p w14:paraId="5EEA78E3" w14:textId="77777777" w:rsidR="00497208" w:rsidRDefault="007C7D88">
            <w:pPr>
              <w:pStyle w:val="TableParagraph"/>
              <w:spacing w:line="170" w:lineRule="exact"/>
              <w:ind w:left="137"/>
              <w:rPr>
                <w:sz w:val="18"/>
              </w:rPr>
            </w:pPr>
            <w:r>
              <w:rPr>
                <w:spacing w:val="-2"/>
                <w:sz w:val="18"/>
              </w:rPr>
              <w:t>NTU120</w:t>
            </w:r>
          </w:p>
        </w:tc>
        <w:tc>
          <w:tcPr>
            <w:tcW w:w="2553" w:type="dxa"/>
            <w:gridSpan w:val="3"/>
          </w:tcPr>
          <w:p w14:paraId="5EEA78E4" w14:textId="77777777" w:rsidR="00497208" w:rsidRDefault="007C7D88">
            <w:pPr>
              <w:pStyle w:val="TableParagraph"/>
              <w:spacing w:line="170" w:lineRule="exact"/>
              <w:ind w:left="137"/>
              <w:rPr>
                <w:sz w:val="18"/>
              </w:rPr>
            </w:pPr>
            <w:r>
              <w:rPr>
                <w:spacing w:val="-2"/>
                <w:sz w:val="18"/>
              </w:rPr>
              <w:t>UCF-</w:t>
            </w:r>
            <w:r>
              <w:rPr>
                <w:spacing w:val="-5"/>
                <w:sz w:val="18"/>
              </w:rPr>
              <w:t>101</w:t>
            </w:r>
          </w:p>
        </w:tc>
      </w:tr>
      <w:tr w:rsidR="00497208" w14:paraId="5EEA78EE" w14:textId="77777777">
        <w:trPr>
          <w:trHeight w:val="190"/>
        </w:trPr>
        <w:tc>
          <w:tcPr>
            <w:tcW w:w="2129" w:type="dxa"/>
            <w:gridSpan w:val="2"/>
            <w:vMerge/>
            <w:tcBorders>
              <w:top w:val="nil"/>
              <w:left w:val="nil"/>
            </w:tcBorders>
          </w:tcPr>
          <w:p w14:paraId="5EEA78E6" w14:textId="77777777" w:rsidR="00497208" w:rsidRDefault="00497208">
            <w:pPr>
              <w:rPr>
                <w:sz w:val="2"/>
                <w:szCs w:val="2"/>
              </w:rPr>
            </w:pPr>
          </w:p>
        </w:tc>
        <w:tc>
          <w:tcPr>
            <w:tcW w:w="848" w:type="dxa"/>
          </w:tcPr>
          <w:p w14:paraId="5EEA78E7" w14:textId="77777777" w:rsidR="00497208" w:rsidRDefault="007C7D88">
            <w:pPr>
              <w:pStyle w:val="TableParagraph"/>
              <w:spacing w:line="170" w:lineRule="exact"/>
              <w:ind w:left="138"/>
              <w:rPr>
                <w:sz w:val="18"/>
              </w:rPr>
            </w:pPr>
            <w:r>
              <w:rPr>
                <w:spacing w:val="-5"/>
                <w:sz w:val="18"/>
              </w:rPr>
              <w:t>CS</w:t>
            </w:r>
          </w:p>
        </w:tc>
        <w:tc>
          <w:tcPr>
            <w:tcW w:w="857" w:type="dxa"/>
          </w:tcPr>
          <w:p w14:paraId="5EEA78E8" w14:textId="77777777" w:rsidR="00497208" w:rsidRDefault="007C7D88">
            <w:pPr>
              <w:pStyle w:val="TableParagraph"/>
              <w:spacing w:line="170" w:lineRule="exact"/>
              <w:ind w:left="138"/>
              <w:rPr>
                <w:sz w:val="18"/>
              </w:rPr>
            </w:pPr>
            <w:r>
              <w:rPr>
                <w:spacing w:val="-5"/>
                <w:sz w:val="18"/>
              </w:rPr>
              <w:t>CV</w:t>
            </w:r>
          </w:p>
        </w:tc>
        <w:tc>
          <w:tcPr>
            <w:tcW w:w="848" w:type="dxa"/>
          </w:tcPr>
          <w:p w14:paraId="5EEA78E9" w14:textId="77777777" w:rsidR="00497208" w:rsidRDefault="007C7D88">
            <w:pPr>
              <w:pStyle w:val="TableParagraph"/>
              <w:spacing w:line="170" w:lineRule="exact"/>
              <w:ind w:left="137"/>
              <w:rPr>
                <w:sz w:val="18"/>
              </w:rPr>
            </w:pPr>
            <w:proofErr w:type="spellStart"/>
            <w:r>
              <w:rPr>
                <w:spacing w:val="-4"/>
                <w:sz w:val="18"/>
              </w:rPr>
              <w:t>CSub</w:t>
            </w:r>
            <w:proofErr w:type="spellEnd"/>
          </w:p>
        </w:tc>
        <w:tc>
          <w:tcPr>
            <w:tcW w:w="857" w:type="dxa"/>
          </w:tcPr>
          <w:p w14:paraId="5EEA78EA" w14:textId="77777777" w:rsidR="00497208" w:rsidRDefault="007C7D88">
            <w:pPr>
              <w:pStyle w:val="TableParagraph"/>
              <w:spacing w:line="170" w:lineRule="exact"/>
              <w:ind w:left="137"/>
              <w:rPr>
                <w:sz w:val="18"/>
              </w:rPr>
            </w:pPr>
            <w:proofErr w:type="spellStart"/>
            <w:r>
              <w:rPr>
                <w:spacing w:val="-4"/>
                <w:sz w:val="18"/>
              </w:rPr>
              <w:t>CSet</w:t>
            </w:r>
            <w:proofErr w:type="spellEnd"/>
          </w:p>
        </w:tc>
        <w:tc>
          <w:tcPr>
            <w:tcW w:w="848" w:type="dxa"/>
          </w:tcPr>
          <w:p w14:paraId="5EEA78EB" w14:textId="77777777" w:rsidR="00497208" w:rsidRDefault="007C7D88">
            <w:pPr>
              <w:pStyle w:val="TableParagraph"/>
              <w:spacing w:line="170" w:lineRule="exact"/>
              <w:ind w:left="137"/>
              <w:rPr>
                <w:sz w:val="18"/>
              </w:rPr>
            </w:pPr>
            <w:r>
              <w:rPr>
                <w:spacing w:val="-10"/>
                <w:sz w:val="18"/>
              </w:rPr>
              <w:t>1</w:t>
            </w:r>
          </w:p>
        </w:tc>
        <w:tc>
          <w:tcPr>
            <w:tcW w:w="848" w:type="dxa"/>
          </w:tcPr>
          <w:p w14:paraId="5EEA78EC" w14:textId="77777777" w:rsidR="00497208" w:rsidRDefault="007C7D88">
            <w:pPr>
              <w:pStyle w:val="TableParagraph"/>
              <w:spacing w:line="170" w:lineRule="exact"/>
              <w:ind w:left="137"/>
              <w:rPr>
                <w:sz w:val="18"/>
              </w:rPr>
            </w:pPr>
            <w:r>
              <w:rPr>
                <w:spacing w:val="-10"/>
                <w:sz w:val="18"/>
              </w:rPr>
              <w:t>2</w:t>
            </w:r>
          </w:p>
        </w:tc>
        <w:tc>
          <w:tcPr>
            <w:tcW w:w="857" w:type="dxa"/>
          </w:tcPr>
          <w:p w14:paraId="5EEA78ED" w14:textId="77777777" w:rsidR="00497208" w:rsidRDefault="007C7D88">
            <w:pPr>
              <w:pStyle w:val="TableParagraph"/>
              <w:spacing w:line="170" w:lineRule="exact"/>
              <w:ind w:left="137"/>
              <w:rPr>
                <w:sz w:val="18"/>
              </w:rPr>
            </w:pPr>
            <w:r>
              <w:rPr>
                <w:spacing w:val="-10"/>
                <w:sz w:val="18"/>
              </w:rPr>
              <w:t>3</w:t>
            </w:r>
          </w:p>
        </w:tc>
      </w:tr>
      <w:tr w:rsidR="00497208" w14:paraId="5EEA78FF" w14:textId="77777777">
        <w:trPr>
          <w:trHeight w:val="199"/>
        </w:trPr>
        <w:tc>
          <w:tcPr>
            <w:tcW w:w="1152" w:type="dxa"/>
            <w:vMerge w:val="restart"/>
          </w:tcPr>
          <w:p w14:paraId="5EEA78EF" w14:textId="77777777" w:rsidR="00497208" w:rsidRDefault="007C7D88">
            <w:pPr>
              <w:pStyle w:val="TableParagraph"/>
              <w:spacing w:before="72" w:line="240" w:lineRule="auto"/>
              <w:ind w:left="137"/>
              <w:rPr>
                <w:sz w:val="18"/>
              </w:rPr>
            </w:pPr>
            <w:proofErr w:type="spellStart"/>
            <w:r>
              <w:rPr>
                <w:spacing w:val="-2"/>
                <w:sz w:val="18"/>
              </w:rPr>
              <w:t>InfoGCN</w:t>
            </w:r>
            <w:proofErr w:type="spellEnd"/>
            <w:r>
              <w:rPr>
                <w:spacing w:val="-2"/>
                <w:sz w:val="18"/>
              </w:rPr>
              <w:t>++</w:t>
            </w:r>
          </w:p>
        </w:tc>
        <w:tc>
          <w:tcPr>
            <w:tcW w:w="977" w:type="dxa"/>
          </w:tcPr>
          <w:p w14:paraId="5EEA78F0" w14:textId="77777777" w:rsidR="00497208" w:rsidRDefault="007C7D88">
            <w:pPr>
              <w:pStyle w:val="TableParagraph"/>
              <w:spacing w:line="179" w:lineRule="exact"/>
              <w:ind w:left="138"/>
              <w:rPr>
                <w:sz w:val="18"/>
              </w:rPr>
            </w:pPr>
            <w:r>
              <w:rPr>
                <w:spacing w:val="-4"/>
                <w:sz w:val="18"/>
              </w:rPr>
              <w:t>Base</w:t>
            </w:r>
          </w:p>
        </w:tc>
        <w:tc>
          <w:tcPr>
            <w:tcW w:w="848" w:type="dxa"/>
            <w:vMerge w:val="restart"/>
            <w:tcBorders>
              <w:right w:val="nil"/>
            </w:tcBorders>
          </w:tcPr>
          <w:p w14:paraId="5EEA78F1" w14:textId="77777777" w:rsidR="00497208" w:rsidRDefault="007C7D88">
            <w:pPr>
              <w:pStyle w:val="TableParagraph"/>
              <w:spacing w:line="176" w:lineRule="exact"/>
              <w:ind w:left="138"/>
              <w:rPr>
                <w:sz w:val="18"/>
              </w:rPr>
            </w:pPr>
            <w:r>
              <w:rPr>
                <w:spacing w:val="-2"/>
                <w:sz w:val="18"/>
              </w:rPr>
              <w:t>83.52%</w:t>
            </w:r>
          </w:p>
          <w:p w14:paraId="5EEA78F2" w14:textId="77777777" w:rsidR="00497208" w:rsidRDefault="007C7D88">
            <w:pPr>
              <w:pStyle w:val="TableParagraph"/>
              <w:spacing w:line="204" w:lineRule="exact"/>
              <w:ind w:left="138"/>
              <w:rPr>
                <w:b/>
                <w:sz w:val="18"/>
              </w:rPr>
            </w:pPr>
            <w:r>
              <w:rPr>
                <w:b/>
                <w:spacing w:val="-2"/>
                <w:sz w:val="18"/>
              </w:rPr>
              <w:t>88.89%</w:t>
            </w:r>
          </w:p>
        </w:tc>
        <w:tc>
          <w:tcPr>
            <w:tcW w:w="857" w:type="dxa"/>
            <w:vMerge w:val="restart"/>
            <w:tcBorders>
              <w:left w:val="nil"/>
            </w:tcBorders>
          </w:tcPr>
          <w:p w14:paraId="5EEA78F3" w14:textId="77777777" w:rsidR="00497208" w:rsidRDefault="007C7D88">
            <w:pPr>
              <w:pStyle w:val="TableParagraph"/>
              <w:spacing w:line="176" w:lineRule="exact"/>
              <w:ind w:left="143"/>
              <w:rPr>
                <w:sz w:val="18"/>
              </w:rPr>
            </w:pPr>
            <w:r>
              <w:rPr>
                <w:spacing w:val="-2"/>
                <w:sz w:val="18"/>
              </w:rPr>
              <w:t>91.38%</w:t>
            </w:r>
          </w:p>
          <w:p w14:paraId="5EEA78F4" w14:textId="77777777" w:rsidR="00497208" w:rsidRDefault="007C7D88">
            <w:pPr>
              <w:pStyle w:val="TableParagraph"/>
              <w:spacing w:line="204" w:lineRule="exact"/>
              <w:ind w:left="143"/>
              <w:rPr>
                <w:b/>
                <w:sz w:val="18"/>
              </w:rPr>
            </w:pPr>
            <w:r>
              <w:rPr>
                <w:b/>
                <w:spacing w:val="-2"/>
                <w:sz w:val="18"/>
              </w:rPr>
              <w:t>93.68%</w:t>
            </w:r>
          </w:p>
        </w:tc>
        <w:tc>
          <w:tcPr>
            <w:tcW w:w="848" w:type="dxa"/>
            <w:vMerge w:val="restart"/>
            <w:tcBorders>
              <w:right w:val="nil"/>
            </w:tcBorders>
          </w:tcPr>
          <w:p w14:paraId="5EEA78F5" w14:textId="77777777" w:rsidR="00497208" w:rsidRDefault="007C7D88">
            <w:pPr>
              <w:pStyle w:val="TableParagraph"/>
              <w:spacing w:line="176" w:lineRule="exact"/>
              <w:ind w:left="137"/>
              <w:rPr>
                <w:sz w:val="18"/>
              </w:rPr>
            </w:pPr>
            <w:r>
              <w:rPr>
                <w:spacing w:val="-2"/>
                <w:sz w:val="18"/>
              </w:rPr>
              <w:t>75.92%</w:t>
            </w:r>
          </w:p>
          <w:p w14:paraId="5EEA78F6" w14:textId="77777777" w:rsidR="00497208" w:rsidRDefault="007C7D88">
            <w:pPr>
              <w:pStyle w:val="TableParagraph"/>
              <w:spacing w:line="204" w:lineRule="exact"/>
              <w:ind w:left="137"/>
              <w:rPr>
                <w:b/>
                <w:sz w:val="18"/>
              </w:rPr>
            </w:pPr>
            <w:r>
              <w:rPr>
                <w:b/>
                <w:spacing w:val="-2"/>
                <w:sz w:val="18"/>
              </w:rPr>
              <w:t>82.70%</w:t>
            </w:r>
          </w:p>
        </w:tc>
        <w:tc>
          <w:tcPr>
            <w:tcW w:w="857" w:type="dxa"/>
            <w:vMerge w:val="restart"/>
            <w:tcBorders>
              <w:left w:val="nil"/>
            </w:tcBorders>
          </w:tcPr>
          <w:p w14:paraId="5EEA78F7" w14:textId="77777777" w:rsidR="00497208" w:rsidRDefault="007C7D88">
            <w:pPr>
              <w:pStyle w:val="TableParagraph"/>
              <w:spacing w:line="176" w:lineRule="exact"/>
              <w:ind w:left="142"/>
              <w:rPr>
                <w:sz w:val="18"/>
              </w:rPr>
            </w:pPr>
            <w:r>
              <w:rPr>
                <w:spacing w:val="-2"/>
                <w:sz w:val="18"/>
              </w:rPr>
              <w:t>77.61%</w:t>
            </w:r>
          </w:p>
          <w:p w14:paraId="5EEA78F8" w14:textId="77777777" w:rsidR="00497208" w:rsidRDefault="007C7D88">
            <w:pPr>
              <w:pStyle w:val="TableParagraph"/>
              <w:spacing w:line="204" w:lineRule="exact"/>
              <w:ind w:left="142"/>
              <w:rPr>
                <w:b/>
                <w:sz w:val="18"/>
              </w:rPr>
            </w:pPr>
            <w:r>
              <w:rPr>
                <w:b/>
                <w:spacing w:val="-2"/>
                <w:sz w:val="18"/>
              </w:rPr>
              <w:t>83.70%</w:t>
            </w:r>
          </w:p>
        </w:tc>
        <w:tc>
          <w:tcPr>
            <w:tcW w:w="848" w:type="dxa"/>
            <w:vMerge w:val="restart"/>
            <w:tcBorders>
              <w:right w:val="nil"/>
            </w:tcBorders>
          </w:tcPr>
          <w:p w14:paraId="5EEA78F9" w14:textId="77777777" w:rsidR="00497208" w:rsidRDefault="007C7D88">
            <w:pPr>
              <w:pStyle w:val="TableParagraph"/>
              <w:spacing w:line="176" w:lineRule="exact"/>
              <w:ind w:left="137"/>
              <w:rPr>
                <w:sz w:val="18"/>
              </w:rPr>
            </w:pPr>
            <w:r>
              <w:rPr>
                <w:spacing w:val="-2"/>
                <w:sz w:val="18"/>
              </w:rPr>
              <w:t>59.21%</w:t>
            </w:r>
          </w:p>
          <w:p w14:paraId="5EEA78FA" w14:textId="77777777" w:rsidR="00497208" w:rsidRDefault="007C7D88">
            <w:pPr>
              <w:pStyle w:val="TableParagraph"/>
              <w:spacing w:line="204" w:lineRule="exact"/>
              <w:ind w:left="137"/>
              <w:rPr>
                <w:b/>
                <w:sz w:val="18"/>
              </w:rPr>
            </w:pPr>
            <w:r>
              <w:rPr>
                <w:b/>
                <w:spacing w:val="-2"/>
                <w:sz w:val="18"/>
              </w:rPr>
              <w:t>62.81%</w:t>
            </w:r>
          </w:p>
        </w:tc>
        <w:tc>
          <w:tcPr>
            <w:tcW w:w="848" w:type="dxa"/>
            <w:vMerge w:val="restart"/>
            <w:tcBorders>
              <w:left w:val="nil"/>
              <w:right w:val="nil"/>
            </w:tcBorders>
          </w:tcPr>
          <w:p w14:paraId="5EEA78FB" w14:textId="77777777" w:rsidR="00497208" w:rsidRDefault="007C7D88">
            <w:pPr>
              <w:pStyle w:val="TableParagraph"/>
              <w:spacing w:line="176" w:lineRule="exact"/>
              <w:ind w:left="142"/>
              <w:rPr>
                <w:sz w:val="18"/>
              </w:rPr>
            </w:pPr>
            <w:r>
              <w:rPr>
                <w:spacing w:val="-2"/>
                <w:sz w:val="18"/>
              </w:rPr>
              <w:t>57.82%</w:t>
            </w:r>
          </w:p>
          <w:p w14:paraId="5EEA78FC" w14:textId="77777777" w:rsidR="00497208" w:rsidRDefault="007C7D88">
            <w:pPr>
              <w:pStyle w:val="TableParagraph"/>
              <w:spacing w:line="204" w:lineRule="exact"/>
              <w:ind w:left="142"/>
              <w:rPr>
                <w:b/>
                <w:sz w:val="18"/>
              </w:rPr>
            </w:pPr>
            <w:r>
              <w:rPr>
                <w:b/>
                <w:spacing w:val="-2"/>
                <w:sz w:val="18"/>
              </w:rPr>
              <w:t>62.54%</w:t>
            </w:r>
          </w:p>
        </w:tc>
        <w:tc>
          <w:tcPr>
            <w:tcW w:w="857" w:type="dxa"/>
            <w:vMerge w:val="restart"/>
            <w:tcBorders>
              <w:left w:val="nil"/>
            </w:tcBorders>
          </w:tcPr>
          <w:p w14:paraId="5EEA78FD" w14:textId="77777777" w:rsidR="00497208" w:rsidRDefault="007C7D88">
            <w:pPr>
              <w:pStyle w:val="TableParagraph"/>
              <w:spacing w:line="176" w:lineRule="exact"/>
              <w:ind w:left="142"/>
              <w:rPr>
                <w:sz w:val="18"/>
              </w:rPr>
            </w:pPr>
            <w:r>
              <w:rPr>
                <w:spacing w:val="-2"/>
                <w:sz w:val="18"/>
              </w:rPr>
              <w:t>58.90%</w:t>
            </w:r>
          </w:p>
          <w:p w14:paraId="5EEA78FE" w14:textId="77777777" w:rsidR="00497208" w:rsidRDefault="007C7D88">
            <w:pPr>
              <w:pStyle w:val="TableParagraph"/>
              <w:spacing w:line="204" w:lineRule="exact"/>
              <w:ind w:left="142"/>
              <w:rPr>
                <w:b/>
                <w:sz w:val="18"/>
              </w:rPr>
            </w:pPr>
            <w:r>
              <w:rPr>
                <w:b/>
                <w:spacing w:val="-2"/>
                <w:sz w:val="18"/>
              </w:rPr>
              <w:t>62.84%</w:t>
            </w:r>
          </w:p>
        </w:tc>
      </w:tr>
      <w:tr w:rsidR="00497208" w14:paraId="5EEA7909" w14:textId="77777777">
        <w:trPr>
          <w:trHeight w:val="190"/>
        </w:trPr>
        <w:tc>
          <w:tcPr>
            <w:tcW w:w="1152" w:type="dxa"/>
            <w:vMerge/>
            <w:tcBorders>
              <w:top w:val="nil"/>
            </w:tcBorders>
          </w:tcPr>
          <w:p w14:paraId="5EEA7900" w14:textId="77777777" w:rsidR="00497208" w:rsidRDefault="00497208">
            <w:pPr>
              <w:rPr>
                <w:sz w:val="2"/>
                <w:szCs w:val="2"/>
              </w:rPr>
            </w:pPr>
          </w:p>
        </w:tc>
        <w:tc>
          <w:tcPr>
            <w:tcW w:w="977" w:type="dxa"/>
          </w:tcPr>
          <w:p w14:paraId="5EEA7901" w14:textId="77777777" w:rsidR="00497208" w:rsidRDefault="007C7D88">
            <w:pPr>
              <w:pStyle w:val="TableParagraph"/>
              <w:spacing w:line="170" w:lineRule="exact"/>
              <w:ind w:left="138"/>
              <w:rPr>
                <w:b/>
                <w:sz w:val="18"/>
              </w:rPr>
            </w:pPr>
            <w:proofErr w:type="spellStart"/>
            <w:r>
              <w:rPr>
                <w:b/>
                <w:spacing w:val="-2"/>
                <w:sz w:val="18"/>
              </w:rPr>
              <w:t>PoseOFF</w:t>
            </w:r>
            <w:proofErr w:type="spellEnd"/>
          </w:p>
        </w:tc>
        <w:tc>
          <w:tcPr>
            <w:tcW w:w="848" w:type="dxa"/>
            <w:vMerge/>
            <w:tcBorders>
              <w:top w:val="nil"/>
              <w:right w:val="nil"/>
            </w:tcBorders>
          </w:tcPr>
          <w:p w14:paraId="5EEA7902" w14:textId="77777777" w:rsidR="00497208" w:rsidRDefault="00497208">
            <w:pPr>
              <w:rPr>
                <w:sz w:val="2"/>
                <w:szCs w:val="2"/>
              </w:rPr>
            </w:pPr>
          </w:p>
        </w:tc>
        <w:tc>
          <w:tcPr>
            <w:tcW w:w="857" w:type="dxa"/>
            <w:vMerge/>
            <w:tcBorders>
              <w:top w:val="nil"/>
              <w:left w:val="nil"/>
            </w:tcBorders>
          </w:tcPr>
          <w:p w14:paraId="5EEA7903" w14:textId="77777777" w:rsidR="00497208" w:rsidRDefault="00497208">
            <w:pPr>
              <w:rPr>
                <w:sz w:val="2"/>
                <w:szCs w:val="2"/>
              </w:rPr>
            </w:pPr>
          </w:p>
        </w:tc>
        <w:tc>
          <w:tcPr>
            <w:tcW w:w="848" w:type="dxa"/>
            <w:vMerge/>
            <w:tcBorders>
              <w:top w:val="nil"/>
              <w:right w:val="nil"/>
            </w:tcBorders>
          </w:tcPr>
          <w:p w14:paraId="5EEA7904" w14:textId="77777777" w:rsidR="00497208" w:rsidRDefault="00497208">
            <w:pPr>
              <w:rPr>
                <w:sz w:val="2"/>
                <w:szCs w:val="2"/>
              </w:rPr>
            </w:pPr>
          </w:p>
        </w:tc>
        <w:tc>
          <w:tcPr>
            <w:tcW w:w="857" w:type="dxa"/>
            <w:vMerge/>
            <w:tcBorders>
              <w:top w:val="nil"/>
              <w:left w:val="nil"/>
            </w:tcBorders>
          </w:tcPr>
          <w:p w14:paraId="5EEA7905" w14:textId="77777777" w:rsidR="00497208" w:rsidRDefault="00497208">
            <w:pPr>
              <w:rPr>
                <w:sz w:val="2"/>
                <w:szCs w:val="2"/>
              </w:rPr>
            </w:pPr>
          </w:p>
        </w:tc>
        <w:tc>
          <w:tcPr>
            <w:tcW w:w="848" w:type="dxa"/>
            <w:vMerge/>
            <w:tcBorders>
              <w:top w:val="nil"/>
              <w:right w:val="nil"/>
            </w:tcBorders>
          </w:tcPr>
          <w:p w14:paraId="5EEA7906" w14:textId="77777777" w:rsidR="00497208" w:rsidRDefault="00497208">
            <w:pPr>
              <w:rPr>
                <w:sz w:val="2"/>
                <w:szCs w:val="2"/>
              </w:rPr>
            </w:pPr>
          </w:p>
        </w:tc>
        <w:tc>
          <w:tcPr>
            <w:tcW w:w="848" w:type="dxa"/>
            <w:vMerge/>
            <w:tcBorders>
              <w:top w:val="nil"/>
              <w:left w:val="nil"/>
              <w:right w:val="nil"/>
            </w:tcBorders>
          </w:tcPr>
          <w:p w14:paraId="5EEA7907" w14:textId="77777777" w:rsidR="00497208" w:rsidRDefault="00497208">
            <w:pPr>
              <w:rPr>
                <w:sz w:val="2"/>
                <w:szCs w:val="2"/>
              </w:rPr>
            </w:pPr>
          </w:p>
        </w:tc>
        <w:tc>
          <w:tcPr>
            <w:tcW w:w="857" w:type="dxa"/>
            <w:vMerge/>
            <w:tcBorders>
              <w:top w:val="nil"/>
              <w:left w:val="nil"/>
            </w:tcBorders>
          </w:tcPr>
          <w:p w14:paraId="5EEA7908" w14:textId="77777777" w:rsidR="00497208" w:rsidRDefault="00497208">
            <w:pPr>
              <w:rPr>
                <w:sz w:val="2"/>
                <w:szCs w:val="2"/>
              </w:rPr>
            </w:pPr>
          </w:p>
        </w:tc>
      </w:tr>
      <w:tr w:rsidR="00497208" w14:paraId="5EEA791A" w14:textId="77777777">
        <w:trPr>
          <w:trHeight w:val="199"/>
        </w:trPr>
        <w:tc>
          <w:tcPr>
            <w:tcW w:w="1152" w:type="dxa"/>
            <w:vMerge w:val="restart"/>
          </w:tcPr>
          <w:p w14:paraId="5EEA790A" w14:textId="77777777" w:rsidR="00497208" w:rsidRDefault="007C7D88">
            <w:pPr>
              <w:pStyle w:val="TableParagraph"/>
              <w:spacing w:before="72" w:line="240" w:lineRule="auto"/>
              <w:ind w:left="137"/>
              <w:rPr>
                <w:sz w:val="18"/>
              </w:rPr>
            </w:pPr>
            <w:r>
              <w:rPr>
                <w:spacing w:val="-2"/>
                <w:sz w:val="18"/>
              </w:rPr>
              <w:t>MS-</w:t>
            </w:r>
            <w:r>
              <w:rPr>
                <w:spacing w:val="-5"/>
                <w:sz w:val="18"/>
              </w:rPr>
              <w:t>G3D</w:t>
            </w:r>
          </w:p>
        </w:tc>
        <w:tc>
          <w:tcPr>
            <w:tcW w:w="977" w:type="dxa"/>
          </w:tcPr>
          <w:p w14:paraId="5EEA790B" w14:textId="77777777" w:rsidR="00497208" w:rsidRDefault="007C7D88">
            <w:pPr>
              <w:pStyle w:val="TableParagraph"/>
              <w:spacing w:line="179" w:lineRule="exact"/>
              <w:ind w:left="138"/>
              <w:rPr>
                <w:sz w:val="18"/>
              </w:rPr>
            </w:pPr>
            <w:r>
              <w:rPr>
                <w:spacing w:val="-4"/>
                <w:sz w:val="18"/>
              </w:rPr>
              <w:t>Base</w:t>
            </w:r>
          </w:p>
        </w:tc>
        <w:tc>
          <w:tcPr>
            <w:tcW w:w="848" w:type="dxa"/>
            <w:vMerge w:val="restart"/>
            <w:tcBorders>
              <w:right w:val="nil"/>
            </w:tcBorders>
          </w:tcPr>
          <w:p w14:paraId="5EEA790C" w14:textId="77777777" w:rsidR="00497208" w:rsidRDefault="007C7D88">
            <w:pPr>
              <w:pStyle w:val="TableParagraph"/>
              <w:spacing w:line="176" w:lineRule="exact"/>
              <w:ind w:left="138"/>
              <w:rPr>
                <w:sz w:val="18"/>
              </w:rPr>
            </w:pPr>
            <w:r>
              <w:rPr>
                <w:spacing w:val="-2"/>
                <w:sz w:val="18"/>
              </w:rPr>
              <w:t>87.40%</w:t>
            </w:r>
          </w:p>
          <w:p w14:paraId="5EEA790D" w14:textId="77777777" w:rsidR="00497208" w:rsidRDefault="007C7D88">
            <w:pPr>
              <w:pStyle w:val="TableParagraph"/>
              <w:spacing w:line="204" w:lineRule="exact"/>
              <w:ind w:left="138"/>
              <w:rPr>
                <w:b/>
                <w:sz w:val="18"/>
              </w:rPr>
            </w:pPr>
            <w:r>
              <w:rPr>
                <w:b/>
                <w:spacing w:val="-2"/>
                <w:sz w:val="18"/>
              </w:rPr>
              <w:t>89.95%</w:t>
            </w:r>
          </w:p>
        </w:tc>
        <w:tc>
          <w:tcPr>
            <w:tcW w:w="857" w:type="dxa"/>
            <w:vMerge w:val="restart"/>
            <w:tcBorders>
              <w:left w:val="nil"/>
            </w:tcBorders>
          </w:tcPr>
          <w:p w14:paraId="5EEA790E" w14:textId="77777777" w:rsidR="00497208" w:rsidRDefault="007C7D88">
            <w:pPr>
              <w:pStyle w:val="TableParagraph"/>
              <w:spacing w:line="176" w:lineRule="exact"/>
              <w:ind w:left="143"/>
              <w:rPr>
                <w:sz w:val="18"/>
              </w:rPr>
            </w:pPr>
            <w:r>
              <w:rPr>
                <w:spacing w:val="-2"/>
                <w:sz w:val="18"/>
              </w:rPr>
              <w:t>93.43%</w:t>
            </w:r>
          </w:p>
          <w:p w14:paraId="5EEA790F" w14:textId="77777777" w:rsidR="00497208" w:rsidRDefault="007C7D88">
            <w:pPr>
              <w:pStyle w:val="TableParagraph"/>
              <w:spacing w:line="204" w:lineRule="exact"/>
              <w:ind w:left="143"/>
              <w:rPr>
                <w:b/>
                <w:sz w:val="18"/>
              </w:rPr>
            </w:pPr>
            <w:r>
              <w:rPr>
                <w:b/>
                <w:spacing w:val="-2"/>
                <w:sz w:val="18"/>
              </w:rPr>
              <w:t>94.12%</w:t>
            </w:r>
          </w:p>
        </w:tc>
        <w:tc>
          <w:tcPr>
            <w:tcW w:w="848" w:type="dxa"/>
            <w:vMerge w:val="restart"/>
            <w:tcBorders>
              <w:right w:val="nil"/>
            </w:tcBorders>
          </w:tcPr>
          <w:p w14:paraId="5EEA7910" w14:textId="77777777" w:rsidR="00497208" w:rsidRDefault="007C7D88">
            <w:pPr>
              <w:pStyle w:val="TableParagraph"/>
              <w:spacing w:line="176" w:lineRule="exact"/>
              <w:ind w:left="137"/>
              <w:rPr>
                <w:sz w:val="18"/>
              </w:rPr>
            </w:pPr>
            <w:r>
              <w:rPr>
                <w:spacing w:val="-2"/>
                <w:sz w:val="18"/>
              </w:rPr>
              <w:t>76.24%</w:t>
            </w:r>
          </w:p>
          <w:p w14:paraId="5EEA7911" w14:textId="77777777" w:rsidR="00497208" w:rsidRDefault="007C7D88">
            <w:pPr>
              <w:pStyle w:val="TableParagraph"/>
              <w:spacing w:line="204" w:lineRule="exact"/>
              <w:ind w:left="137"/>
              <w:rPr>
                <w:b/>
                <w:sz w:val="18"/>
              </w:rPr>
            </w:pPr>
            <w:r>
              <w:rPr>
                <w:b/>
                <w:spacing w:val="-2"/>
                <w:sz w:val="18"/>
              </w:rPr>
              <w:t>83.22%</w:t>
            </w:r>
          </w:p>
        </w:tc>
        <w:tc>
          <w:tcPr>
            <w:tcW w:w="857" w:type="dxa"/>
            <w:vMerge w:val="restart"/>
            <w:tcBorders>
              <w:left w:val="nil"/>
            </w:tcBorders>
          </w:tcPr>
          <w:p w14:paraId="5EEA7912" w14:textId="77777777" w:rsidR="00497208" w:rsidRDefault="007C7D88">
            <w:pPr>
              <w:pStyle w:val="TableParagraph"/>
              <w:spacing w:line="176" w:lineRule="exact"/>
              <w:ind w:left="142"/>
              <w:rPr>
                <w:sz w:val="18"/>
              </w:rPr>
            </w:pPr>
            <w:r>
              <w:rPr>
                <w:spacing w:val="-2"/>
                <w:sz w:val="18"/>
              </w:rPr>
              <w:t>78.75%</w:t>
            </w:r>
          </w:p>
          <w:p w14:paraId="5EEA7913" w14:textId="77777777" w:rsidR="00497208" w:rsidRDefault="007C7D88">
            <w:pPr>
              <w:pStyle w:val="TableParagraph"/>
              <w:spacing w:line="204" w:lineRule="exact"/>
              <w:ind w:left="142"/>
              <w:rPr>
                <w:b/>
                <w:sz w:val="18"/>
              </w:rPr>
            </w:pPr>
            <w:r>
              <w:rPr>
                <w:b/>
                <w:spacing w:val="-2"/>
                <w:sz w:val="18"/>
              </w:rPr>
              <w:t>85.49%</w:t>
            </w:r>
          </w:p>
        </w:tc>
        <w:tc>
          <w:tcPr>
            <w:tcW w:w="848" w:type="dxa"/>
            <w:vMerge w:val="restart"/>
            <w:tcBorders>
              <w:right w:val="nil"/>
            </w:tcBorders>
          </w:tcPr>
          <w:p w14:paraId="5EEA7914" w14:textId="77777777" w:rsidR="00497208" w:rsidRDefault="007C7D88">
            <w:pPr>
              <w:pStyle w:val="TableParagraph"/>
              <w:spacing w:line="176" w:lineRule="exact"/>
              <w:ind w:left="137"/>
              <w:rPr>
                <w:sz w:val="18"/>
              </w:rPr>
            </w:pPr>
            <w:r>
              <w:rPr>
                <w:spacing w:val="-2"/>
                <w:sz w:val="18"/>
              </w:rPr>
              <w:t>61.39%</w:t>
            </w:r>
          </w:p>
          <w:p w14:paraId="5EEA7915" w14:textId="77777777" w:rsidR="00497208" w:rsidRDefault="007C7D88">
            <w:pPr>
              <w:pStyle w:val="TableParagraph"/>
              <w:spacing w:line="204" w:lineRule="exact"/>
              <w:ind w:left="137"/>
              <w:rPr>
                <w:b/>
                <w:sz w:val="18"/>
              </w:rPr>
            </w:pPr>
            <w:r>
              <w:rPr>
                <w:b/>
                <w:spacing w:val="-2"/>
                <w:sz w:val="18"/>
              </w:rPr>
              <w:t>68.84%</w:t>
            </w:r>
          </w:p>
        </w:tc>
        <w:tc>
          <w:tcPr>
            <w:tcW w:w="848" w:type="dxa"/>
            <w:vMerge w:val="restart"/>
            <w:tcBorders>
              <w:left w:val="nil"/>
              <w:right w:val="nil"/>
            </w:tcBorders>
          </w:tcPr>
          <w:p w14:paraId="5EEA7916" w14:textId="77777777" w:rsidR="00497208" w:rsidRDefault="007C7D88">
            <w:pPr>
              <w:pStyle w:val="TableParagraph"/>
              <w:spacing w:line="176" w:lineRule="exact"/>
              <w:ind w:left="142"/>
              <w:rPr>
                <w:sz w:val="18"/>
              </w:rPr>
            </w:pPr>
            <w:r>
              <w:rPr>
                <w:spacing w:val="-2"/>
                <w:sz w:val="18"/>
              </w:rPr>
              <w:t>62.02%</w:t>
            </w:r>
          </w:p>
          <w:p w14:paraId="5EEA7917" w14:textId="77777777" w:rsidR="00497208" w:rsidRDefault="007C7D88">
            <w:pPr>
              <w:pStyle w:val="TableParagraph"/>
              <w:spacing w:line="204" w:lineRule="exact"/>
              <w:ind w:left="142"/>
              <w:rPr>
                <w:b/>
                <w:sz w:val="18"/>
              </w:rPr>
            </w:pPr>
            <w:r>
              <w:rPr>
                <w:b/>
                <w:spacing w:val="-2"/>
                <w:sz w:val="18"/>
              </w:rPr>
              <w:t>69.88%</w:t>
            </w:r>
          </w:p>
        </w:tc>
        <w:tc>
          <w:tcPr>
            <w:tcW w:w="857" w:type="dxa"/>
            <w:vMerge w:val="restart"/>
            <w:tcBorders>
              <w:left w:val="nil"/>
            </w:tcBorders>
          </w:tcPr>
          <w:p w14:paraId="5EEA7918" w14:textId="77777777" w:rsidR="00497208" w:rsidRDefault="007C7D88">
            <w:pPr>
              <w:pStyle w:val="TableParagraph"/>
              <w:spacing w:line="176" w:lineRule="exact"/>
              <w:ind w:left="142"/>
              <w:rPr>
                <w:sz w:val="18"/>
              </w:rPr>
            </w:pPr>
            <w:r>
              <w:rPr>
                <w:spacing w:val="-2"/>
                <w:sz w:val="18"/>
              </w:rPr>
              <w:t>63.45%</w:t>
            </w:r>
          </w:p>
          <w:p w14:paraId="5EEA7919" w14:textId="77777777" w:rsidR="00497208" w:rsidRDefault="007C7D88">
            <w:pPr>
              <w:pStyle w:val="TableParagraph"/>
              <w:spacing w:line="204" w:lineRule="exact"/>
              <w:ind w:left="142"/>
              <w:rPr>
                <w:b/>
                <w:sz w:val="18"/>
              </w:rPr>
            </w:pPr>
            <w:r>
              <w:rPr>
                <w:b/>
                <w:spacing w:val="-2"/>
                <w:sz w:val="18"/>
              </w:rPr>
              <w:t>66.36%</w:t>
            </w:r>
          </w:p>
        </w:tc>
      </w:tr>
      <w:tr w:rsidR="00497208" w14:paraId="5EEA7924" w14:textId="77777777">
        <w:trPr>
          <w:trHeight w:val="190"/>
        </w:trPr>
        <w:tc>
          <w:tcPr>
            <w:tcW w:w="1152" w:type="dxa"/>
            <w:vMerge/>
            <w:tcBorders>
              <w:top w:val="nil"/>
            </w:tcBorders>
          </w:tcPr>
          <w:p w14:paraId="5EEA791B" w14:textId="77777777" w:rsidR="00497208" w:rsidRDefault="00497208">
            <w:pPr>
              <w:rPr>
                <w:sz w:val="2"/>
                <w:szCs w:val="2"/>
              </w:rPr>
            </w:pPr>
          </w:p>
        </w:tc>
        <w:tc>
          <w:tcPr>
            <w:tcW w:w="977" w:type="dxa"/>
          </w:tcPr>
          <w:p w14:paraId="5EEA791C" w14:textId="77777777" w:rsidR="00497208" w:rsidRDefault="007C7D88">
            <w:pPr>
              <w:pStyle w:val="TableParagraph"/>
              <w:spacing w:line="170" w:lineRule="exact"/>
              <w:ind w:left="138"/>
              <w:rPr>
                <w:b/>
                <w:sz w:val="18"/>
              </w:rPr>
            </w:pPr>
            <w:proofErr w:type="spellStart"/>
            <w:r>
              <w:rPr>
                <w:b/>
                <w:spacing w:val="-2"/>
                <w:sz w:val="18"/>
              </w:rPr>
              <w:t>PoseOFF</w:t>
            </w:r>
            <w:proofErr w:type="spellEnd"/>
          </w:p>
        </w:tc>
        <w:tc>
          <w:tcPr>
            <w:tcW w:w="848" w:type="dxa"/>
            <w:vMerge/>
            <w:tcBorders>
              <w:top w:val="nil"/>
              <w:right w:val="nil"/>
            </w:tcBorders>
          </w:tcPr>
          <w:p w14:paraId="5EEA791D" w14:textId="77777777" w:rsidR="00497208" w:rsidRDefault="00497208">
            <w:pPr>
              <w:rPr>
                <w:sz w:val="2"/>
                <w:szCs w:val="2"/>
              </w:rPr>
            </w:pPr>
          </w:p>
        </w:tc>
        <w:tc>
          <w:tcPr>
            <w:tcW w:w="857" w:type="dxa"/>
            <w:vMerge/>
            <w:tcBorders>
              <w:top w:val="nil"/>
              <w:left w:val="nil"/>
            </w:tcBorders>
          </w:tcPr>
          <w:p w14:paraId="5EEA791E" w14:textId="77777777" w:rsidR="00497208" w:rsidRDefault="00497208">
            <w:pPr>
              <w:rPr>
                <w:sz w:val="2"/>
                <w:szCs w:val="2"/>
              </w:rPr>
            </w:pPr>
          </w:p>
        </w:tc>
        <w:tc>
          <w:tcPr>
            <w:tcW w:w="848" w:type="dxa"/>
            <w:vMerge/>
            <w:tcBorders>
              <w:top w:val="nil"/>
              <w:right w:val="nil"/>
            </w:tcBorders>
          </w:tcPr>
          <w:p w14:paraId="5EEA791F" w14:textId="77777777" w:rsidR="00497208" w:rsidRDefault="00497208">
            <w:pPr>
              <w:rPr>
                <w:sz w:val="2"/>
                <w:szCs w:val="2"/>
              </w:rPr>
            </w:pPr>
          </w:p>
        </w:tc>
        <w:tc>
          <w:tcPr>
            <w:tcW w:w="857" w:type="dxa"/>
            <w:vMerge/>
            <w:tcBorders>
              <w:top w:val="nil"/>
              <w:left w:val="nil"/>
            </w:tcBorders>
          </w:tcPr>
          <w:p w14:paraId="5EEA7920" w14:textId="77777777" w:rsidR="00497208" w:rsidRDefault="00497208">
            <w:pPr>
              <w:rPr>
                <w:sz w:val="2"/>
                <w:szCs w:val="2"/>
              </w:rPr>
            </w:pPr>
          </w:p>
        </w:tc>
        <w:tc>
          <w:tcPr>
            <w:tcW w:w="848" w:type="dxa"/>
            <w:vMerge/>
            <w:tcBorders>
              <w:top w:val="nil"/>
              <w:right w:val="nil"/>
            </w:tcBorders>
          </w:tcPr>
          <w:p w14:paraId="5EEA7921" w14:textId="77777777" w:rsidR="00497208" w:rsidRDefault="00497208">
            <w:pPr>
              <w:rPr>
                <w:sz w:val="2"/>
                <w:szCs w:val="2"/>
              </w:rPr>
            </w:pPr>
          </w:p>
        </w:tc>
        <w:tc>
          <w:tcPr>
            <w:tcW w:w="848" w:type="dxa"/>
            <w:vMerge/>
            <w:tcBorders>
              <w:top w:val="nil"/>
              <w:left w:val="nil"/>
              <w:right w:val="nil"/>
            </w:tcBorders>
          </w:tcPr>
          <w:p w14:paraId="5EEA7922" w14:textId="77777777" w:rsidR="00497208" w:rsidRDefault="00497208">
            <w:pPr>
              <w:rPr>
                <w:sz w:val="2"/>
                <w:szCs w:val="2"/>
              </w:rPr>
            </w:pPr>
          </w:p>
        </w:tc>
        <w:tc>
          <w:tcPr>
            <w:tcW w:w="857" w:type="dxa"/>
            <w:vMerge/>
            <w:tcBorders>
              <w:top w:val="nil"/>
              <w:left w:val="nil"/>
            </w:tcBorders>
          </w:tcPr>
          <w:p w14:paraId="5EEA7923" w14:textId="77777777" w:rsidR="00497208" w:rsidRDefault="00497208">
            <w:pPr>
              <w:rPr>
                <w:sz w:val="2"/>
                <w:szCs w:val="2"/>
              </w:rPr>
            </w:pPr>
          </w:p>
        </w:tc>
      </w:tr>
      <w:tr w:rsidR="00497208" w14:paraId="5EEA7935" w14:textId="77777777">
        <w:trPr>
          <w:trHeight w:val="199"/>
        </w:trPr>
        <w:tc>
          <w:tcPr>
            <w:tcW w:w="1152" w:type="dxa"/>
            <w:vMerge w:val="restart"/>
          </w:tcPr>
          <w:p w14:paraId="5EEA7925" w14:textId="77777777" w:rsidR="00497208" w:rsidRDefault="007C7D88">
            <w:pPr>
              <w:pStyle w:val="TableParagraph"/>
              <w:spacing w:before="72" w:line="240" w:lineRule="auto"/>
              <w:ind w:left="137"/>
              <w:rPr>
                <w:sz w:val="18"/>
              </w:rPr>
            </w:pPr>
            <w:r>
              <w:rPr>
                <w:spacing w:val="-8"/>
                <w:sz w:val="18"/>
              </w:rPr>
              <w:t>ST-</w:t>
            </w:r>
            <w:r>
              <w:rPr>
                <w:spacing w:val="-2"/>
                <w:sz w:val="18"/>
              </w:rPr>
              <w:t>GCN++</w:t>
            </w:r>
          </w:p>
        </w:tc>
        <w:tc>
          <w:tcPr>
            <w:tcW w:w="977" w:type="dxa"/>
          </w:tcPr>
          <w:p w14:paraId="5EEA7926" w14:textId="77777777" w:rsidR="00497208" w:rsidRDefault="007C7D88">
            <w:pPr>
              <w:pStyle w:val="TableParagraph"/>
              <w:spacing w:line="179" w:lineRule="exact"/>
              <w:ind w:left="138"/>
              <w:rPr>
                <w:sz w:val="18"/>
              </w:rPr>
            </w:pPr>
            <w:r>
              <w:rPr>
                <w:spacing w:val="-4"/>
                <w:sz w:val="18"/>
              </w:rPr>
              <w:t>Base</w:t>
            </w:r>
          </w:p>
        </w:tc>
        <w:tc>
          <w:tcPr>
            <w:tcW w:w="848" w:type="dxa"/>
            <w:vMerge w:val="restart"/>
            <w:tcBorders>
              <w:right w:val="nil"/>
            </w:tcBorders>
          </w:tcPr>
          <w:p w14:paraId="5EEA7927" w14:textId="77777777" w:rsidR="00497208" w:rsidRDefault="007C7D88">
            <w:pPr>
              <w:pStyle w:val="TableParagraph"/>
              <w:spacing w:line="176" w:lineRule="exact"/>
              <w:ind w:left="138"/>
              <w:rPr>
                <w:sz w:val="18"/>
              </w:rPr>
            </w:pPr>
            <w:r>
              <w:rPr>
                <w:spacing w:val="-2"/>
                <w:sz w:val="18"/>
              </w:rPr>
              <w:t>84.78%</w:t>
            </w:r>
          </w:p>
          <w:p w14:paraId="5EEA7928" w14:textId="77777777" w:rsidR="00497208" w:rsidRDefault="007C7D88">
            <w:pPr>
              <w:pStyle w:val="TableParagraph"/>
              <w:spacing w:line="204" w:lineRule="exact"/>
              <w:ind w:left="138"/>
              <w:rPr>
                <w:b/>
                <w:sz w:val="18"/>
              </w:rPr>
            </w:pPr>
            <w:r>
              <w:rPr>
                <w:b/>
                <w:spacing w:val="-2"/>
                <w:sz w:val="18"/>
              </w:rPr>
              <w:t>88.88%</w:t>
            </w:r>
          </w:p>
        </w:tc>
        <w:tc>
          <w:tcPr>
            <w:tcW w:w="857" w:type="dxa"/>
            <w:vMerge w:val="restart"/>
            <w:tcBorders>
              <w:left w:val="nil"/>
            </w:tcBorders>
          </w:tcPr>
          <w:p w14:paraId="5EEA7929" w14:textId="77777777" w:rsidR="00497208" w:rsidRDefault="007C7D88">
            <w:pPr>
              <w:pStyle w:val="TableParagraph"/>
              <w:spacing w:line="176" w:lineRule="exact"/>
              <w:ind w:left="143"/>
              <w:rPr>
                <w:sz w:val="18"/>
              </w:rPr>
            </w:pPr>
            <w:r>
              <w:rPr>
                <w:spacing w:val="-2"/>
                <w:sz w:val="18"/>
              </w:rPr>
              <w:t>90.85%</w:t>
            </w:r>
          </w:p>
          <w:p w14:paraId="5EEA792A" w14:textId="77777777" w:rsidR="00497208" w:rsidRDefault="007C7D88">
            <w:pPr>
              <w:pStyle w:val="TableParagraph"/>
              <w:spacing w:line="204" w:lineRule="exact"/>
              <w:ind w:left="143"/>
              <w:rPr>
                <w:b/>
                <w:sz w:val="18"/>
              </w:rPr>
            </w:pPr>
            <w:r>
              <w:rPr>
                <w:b/>
                <w:spacing w:val="-2"/>
                <w:sz w:val="18"/>
              </w:rPr>
              <w:t>93.70%</w:t>
            </w:r>
          </w:p>
        </w:tc>
        <w:tc>
          <w:tcPr>
            <w:tcW w:w="848" w:type="dxa"/>
            <w:vMerge w:val="restart"/>
            <w:tcBorders>
              <w:right w:val="nil"/>
            </w:tcBorders>
          </w:tcPr>
          <w:p w14:paraId="5EEA792B" w14:textId="77777777" w:rsidR="00497208" w:rsidRDefault="007C7D88">
            <w:pPr>
              <w:pStyle w:val="TableParagraph"/>
              <w:spacing w:line="176" w:lineRule="exact"/>
              <w:ind w:left="137"/>
              <w:rPr>
                <w:sz w:val="18"/>
              </w:rPr>
            </w:pPr>
            <w:r>
              <w:rPr>
                <w:spacing w:val="-2"/>
                <w:sz w:val="18"/>
              </w:rPr>
              <w:t>76.54%</w:t>
            </w:r>
          </w:p>
          <w:p w14:paraId="5EEA792C" w14:textId="77777777" w:rsidR="00497208" w:rsidRDefault="007C7D88">
            <w:pPr>
              <w:pStyle w:val="TableParagraph"/>
              <w:spacing w:line="204" w:lineRule="exact"/>
              <w:ind w:left="137"/>
              <w:rPr>
                <w:b/>
                <w:sz w:val="18"/>
              </w:rPr>
            </w:pPr>
            <w:r>
              <w:rPr>
                <w:b/>
                <w:spacing w:val="-2"/>
                <w:sz w:val="18"/>
              </w:rPr>
              <w:t>82.36%</w:t>
            </w:r>
          </w:p>
        </w:tc>
        <w:tc>
          <w:tcPr>
            <w:tcW w:w="857" w:type="dxa"/>
            <w:vMerge w:val="restart"/>
            <w:tcBorders>
              <w:left w:val="nil"/>
            </w:tcBorders>
          </w:tcPr>
          <w:p w14:paraId="5EEA792D" w14:textId="77777777" w:rsidR="00497208" w:rsidRDefault="007C7D88">
            <w:pPr>
              <w:pStyle w:val="TableParagraph"/>
              <w:spacing w:line="176" w:lineRule="exact"/>
              <w:ind w:left="142"/>
              <w:rPr>
                <w:sz w:val="18"/>
              </w:rPr>
            </w:pPr>
            <w:r>
              <w:rPr>
                <w:spacing w:val="-2"/>
                <w:sz w:val="18"/>
              </w:rPr>
              <w:t>76.40%</w:t>
            </w:r>
          </w:p>
          <w:p w14:paraId="5EEA792E" w14:textId="77777777" w:rsidR="00497208" w:rsidRDefault="007C7D88">
            <w:pPr>
              <w:pStyle w:val="TableParagraph"/>
              <w:spacing w:line="204" w:lineRule="exact"/>
              <w:ind w:left="142"/>
              <w:rPr>
                <w:b/>
                <w:sz w:val="18"/>
              </w:rPr>
            </w:pPr>
            <w:r>
              <w:rPr>
                <w:b/>
                <w:spacing w:val="-2"/>
                <w:sz w:val="18"/>
              </w:rPr>
              <w:t>85.00%</w:t>
            </w:r>
          </w:p>
        </w:tc>
        <w:tc>
          <w:tcPr>
            <w:tcW w:w="848" w:type="dxa"/>
            <w:vMerge w:val="restart"/>
            <w:tcBorders>
              <w:right w:val="nil"/>
            </w:tcBorders>
          </w:tcPr>
          <w:p w14:paraId="5EEA792F" w14:textId="77777777" w:rsidR="00497208" w:rsidRDefault="007C7D88">
            <w:pPr>
              <w:pStyle w:val="TableParagraph"/>
              <w:spacing w:line="176" w:lineRule="exact"/>
              <w:ind w:left="137"/>
              <w:rPr>
                <w:sz w:val="18"/>
              </w:rPr>
            </w:pPr>
            <w:r>
              <w:rPr>
                <w:spacing w:val="-2"/>
                <w:sz w:val="18"/>
              </w:rPr>
              <w:t>47.37%</w:t>
            </w:r>
          </w:p>
          <w:p w14:paraId="5EEA7930" w14:textId="77777777" w:rsidR="00497208" w:rsidRDefault="007C7D88">
            <w:pPr>
              <w:pStyle w:val="TableParagraph"/>
              <w:spacing w:line="204" w:lineRule="exact"/>
              <w:ind w:left="137"/>
              <w:rPr>
                <w:b/>
                <w:sz w:val="18"/>
              </w:rPr>
            </w:pPr>
            <w:r>
              <w:rPr>
                <w:b/>
                <w:spacing w:val="-2"/>
                <w:sz w:val="18"/>
              </w:rPr>
              <w:t>58.27%</w:t>
            </w:r>
          </w:p>
        </w:tc>
        <w:tc>
          <w:tcPr>
            <w:tcW w:w="848" w:type="dxa"/>
            <w:vMerge w:val="restart"/>
            <w:tcBorders>
              <w:left w:val="nil"/>
              <w:right w:val="nil"/>
            </w:tcBorders>
          </w:tcPr>
          <w:p w14:paraId="5EEA7931" w14:textId="77777777" w:rsidR="00497208" w:rsidRDefault="007C7D88">
            <w:pPr>
              <w:pStyle w:val="TableParagraph"/>
              <w:spacing w:line="176" w:lineRule="exact"/>
              <w:ind w:left="142"/>
              <w:rPr>
                <w:sz w:val="18"/>
              </w:rPr>
            </w:pPr>
            <w:r>
              <w:rPr>
                <w:spacing w:val="-2"/>
                <w:sz w:val="18"/>
              </w:rPr>
              <w:t>47.96%</w:t>
            </w:r>
          </w:p>
          <w:p w14:paraId="5EEA7932" w14:textId="77777777" w:rsidR="00497208" w:rsidRDefault="007C7D88">
            <w:pPr>
              <w:pStyle w:val="TableParagraph"/>
              <w:spacing w:line="204" w:lineRule="exact"/>
              <w:ind w:left="142"/>
              <w:rPr>
                <w:b/>
                <w:sz w:val="18"/>
              </w:rPr>
            </w:pPr>
            <w:r>
              <w:rPr>
                <w:b/>
                <w:spacing w:val="-2"/>
                <w:sz w:val="18"/>
              </w:rPr>
              <w:t>60.13%</w:t>
            </w:r>
          </w:p>
        </w:tc>
        <w:tc>
          <w:tcPr>
            <w:tcW w:w="857" w:type="dxa"/>
            <w:vMerge w:val="restart"/>
            <w:tcBorders>
              <w:left w:val="nil"/>
            </w:tcBorders>
          </w:tcPr>
          <w:p w14:paraId="5EEA7933" w14:textId="77777777" w:rsidR="00497208" w:rsidRDefault="007C7D88">
            <w:pPr>
              <w:pStyle w:val="TableParagraph"/>
              <w:spacing w:line="176" w:lineRule="exact"/>
              <w:ind w:left="142"/>
              <w:rPr>
                <w:sz w:val="18"/>
              </w:rPr>
            </w:pPr>
            <w:r>
              <w:rPr>
                <w:spacing w:val="-2"/>
                <w:sz w:val="18"/>
              </w:rPr>
              <w:t>46.86%</w:t>
            </w:r>
          </w:p>
          <w:p w14:paraId="5EEA7934" w14:textId="77777777" w:rsidR="00497208" w:rsidRDefault="007C7D88">
            <w:pPr>
              <w:pStyle w:val="TableParagraph"/>
              <w:spacing w:line="204" w:lineRule="exact"/>
              <w:ind w:left="142"/>
              <w:rPr>
                <w:b/>
                <w:sz w:val="18"/>
              </w:rPr>
            </w:pPr>
            <w:r>
              <w:rPr>
                <w:b/>
                <w:spacing w:val="-2"/>
                <w:sz w:val="18"/>
              </w:rPr>
              <w:t>58.61%</w:t>
            </w:r>
          </w:p>
        </w:tc>
      </w:tr>
      <w:tr w:rsidR="00497208" w14:paraId="5EEA793F" w14:textId="77777777">
        <w:trPr>
          <w:trHeight w:val="190"/>
        </w:trPr>
        <w:tc>
          <w:tcPr>
            <w:tcW w:w="1152" w:type="dxa"/>
            <w:vMerge/>
            <w:tcBorders>
              <w:top w:val="nil"/>
            </w:tcBorders>
          </w:tcPr>
          <w:p w14:paraId="5EEA7936" w14:textId="77777777" w:rsidR="00497208" w:rsidRDefault="00497208">
            <w:pPr>
              <w:rPr>
                <w:sz w:val="2"/>
                <w:szCs w:val="2"/>
              </w:rPr>
            </w:pPr>
          </w:p>
        </w:tc>
        <w:tc>
          <w:tcPr>
            <w:tcW w:w="977" w:type="dxa"/>
          </w:tcPr>
          <w:p w14:paraId="5EEA7937" w14:textId="77777777" w:rsidR="00497208" w:rsidRDefault="007C7D88">
            <w:pPr>
              <w:pStyle w:val="TableParagraph"/>
              <w:spacing w:line="170" w:lineRule="exact"/>
              <w:ind w:left="138"/>
              <w:rPr>
                <w:b/>
                <w:sz w:val="18"/>
              </w:rPr>
            </w:pPr>
            <w:proofErr w:type="spellStart"/>
            <w:r>
              <w:rPr>
                <w:b/>
                <w:spacing w:val="-2"/>
                <w:sz w:val="18"/>
              </w:rPr>
              <w:t>PoseOFF</w:t>
            </w:r>
            <w:proofErr w:type="spellEnd"/>
          </w:p>
        </w:tc>
        <w:tc>
          <w:tcPr>
            <w:tcW w:w="848" w:type="dxa"/>
            <w:vMerge/>
            <w:tcBorders>
              <w:top w:val="nil"/>
              <w:right w:val="nil"/>
            </w:tcBorders>
          </w:tcPr>
          <w:p w14:paraId="5EEA7938" w14:textId="77777777" w:rsidR="00497208" w:rsidRDefault="00497208">
            <w:pPr>
              <w:rPr>
                <w:sz w:val="2"/>
                <w:szCs w:val="2"/>
              </w:rPr>
            </w:pPr>
          </w:p>
        </w:tc>
        <w:tc>
          <w:tcPr>
            <w:tcW w:w="857" w:type="dxa"/>
            <w:vMerge/>
            <w:tcBorders>
              <w:top w:val="nil"/>
              <w:left w:val="nil"/>
            </w:tcBorders>
          </w:tcPr>
          <w:p w14:paraId="5EEA7939" w14:textId="77777777" w:rsidR="00497208" w:rsidRDefault="00497208">
            <w:pPr>
              <w:rPr>
                <w:sz w:val="2"/>
                <w:szCs w:val="2"/>
              </w:rPr>
            </w:pPr>
          </w:p>
        </w:tc>
        <w:tc>
          <w:tcPr>
            <w:tcW w:w="848" w:type="dxa"/>
            <w:vMerge/>
            <w:tcBorders>
              <w:top w:val="nil"/>
              <w:right w:val="nil"/>
            </w:tcBorders>
          </w:tcPr>
          <w:p w14:paraId="5EEA793A" w14:textId="77777777" w:rsidR="00497208" w:rsidRDefault="00497208">
            <w:pPr>
              <w:rPr>
                <w:sz w:val="2"/>
                <w:szCs w:val="2"/>
              </w:rPr>
            </w:pPr>
          </w:p>
        </w:tc>
        <w:tc>
          <w:tcPr>
            <w:tcW w:w="857" w:type="dxa"/>
            <w:vMerge/>
            <w:tcBorders>
              <w:top w:val="nil"/>
              <w:left w:val="nil"/>
            </w:tcBorders>
          </w:tcPr>
          <w:p w14:paraId="5EEA793B" w14:textId="77777777" w:rsidR="00497208" w:rsidRDefault="00497208">
            <w:pPr>
              <w:rPr>
                <w:sz w:val="2"/>
                <w:szCs w:val="2"/>
              </w:rPr>
            </w:pPr>
          </w:p>
        </w:tc>
        <w:tc>
          <w:tcPr>
            <w:tcW w:w="848" w:type="dxa"/>
            <w:vMerge/>
            <w:tcBorders>
              <w:top w:val="nil"/>
              <w:right w:val="nil"/>
            </w:tcBorders>
          </w:tcPr>
          <w:p w14:paraId="5EEA793C" w14:textId="77777777" w:rsidR="00497208" w:rsidRDefault="00497208">
            <w:pPr>
              <w:rPr>
                <w:sz w:val="2"/>
                <w:szCs w:val="2"/>
              </w:rPr>
            </w:pPr>
          </w:p>
        </w:tc>
        <w:tc>
          <w:tcPr>
            <w:tcW w:w="848" w:type="dxa"/>
            <w:vMerge/>
            <w:tcBorders>
              <w:top w:val="nil"/>
              <w:left w:val="nil"/>
              <w:right w:val="nil"/>
            </w:tcBorders>
          </w:tcPr>
          <w:p w14:paraId="5EEA793D" w14:textId="77777777" w:rsidR="00497208" w:rsidRDefault="00497208">
            <w:pPr>
              <w:rPr>
                <w:sz w:val="2"/>
                <w:szCs w:val="2"/>
              </w:rPr>
            </w:pPr>
          </w:p>
        </w:tc>
        <w:tc>
          <w:tcPr>
            <w:tcW w:w="857" w:type="dxa"/>
            <w:vMerge/>
            <w:tcBorders>
              <w:top w:val="nil"/>
              <w:left w:val="nil"/>
            </w:tcBorders>
          </w:tcPr>
          <w:p w14:paraId="5EEA793E" w14:textId="77777777" w:rsidR="00497208" w:rsidRDefault="00497208">
            <w:pPr>
              <w:rPr>
                <w:sz w:val="2"/>
                <w:szCs w:val="2"/>
              </w:rPr>
            </w:pPr>
          </w:p>
        </w:tc>
      </w:tr>
    </w:tbl>
    <w:p w14:paraId="5EEA7940" w14:textId="77777777" w:rsidR="00497208" w:rsidRDefault="007C7D88">
      <w:pPr>
        <w:pStyle w:val="BodyText"/>
        <w:spacing w:before="83"/>
        <w:ind w:left="0" w:firstLine="0"/>
        <w:jc w:val="left"/>
      </w:pPr>
      <w:r>
        <w:rPr>
          <w:noProof/>
        </w:rPr>
        <w:drawing>
          <wp:anchor distT="0" distB="0" distL="0" distR="0" simplePos="0" relativeHeight="487589888" behindDoc="1" locked="0" layoutInCell="1" allowOverlap="1" wp14:anchorId="5EEA7A72" wp14:editId="5EEA7A73">
            <wp:simplePos x="0" y="0"/>
            <wp:positionH relativeFrom="page">
              <wp:posOffset>1147779</wp:posOffset>
            </wp:positionH>
            <wp:positionV relativeFrom="paragraph">
              <wp:posOffset>214183</wp:posOffset>
            </wp:positionV>
            <wp:extent cx="5360479" cy="174459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5360479" cy="1744599"/>
                    </a:xfrm>
                    <a:prstGeom prst="rect">
                      <a:avLst/>
                    </a:prstGeom>
                  </pic:spPr>
                </pic:pic>
              </a:graphicData>
            </a:graphic>
          </wp:anchor>
        </w:drawing>
      </w:r>
    </w:p>
    <w:p w14:paraId="5EEA7941" w14:textId="77777777" w:rsidR="00497208" w:rsidRDefault="00497208">
      <w:pPr>
        <w:pStyle w:val="BodyText"/>
        <w:spacing w:before="127"/>
        <w:ind w:left="0" w:firstLine="0"/>
        <w:jc w:val="left"/>
        <w:rPr>
          <w:sz w:val="12"/>
        </w:rPr>
      </w:pPr>
    </w:p>
    <w:p w14:paraId="5EEA7942" w14:textId="77777777" w:rsidR="00497208" w:rsidRDefault="007C7D88">
      <w:pPr>
        <w:spacing w:line="232" w:lineRule="auto"/>
        <w:ind w:left="259" w:right="206"/>
        <w:rPr>
          <w:sz w:val="16"/>
        </w:rPr>
      </w:pPr>
      <w:r>
        <w:rPr>
          <w:sz w:val="16"/>
        </w:rPr>
        <w:t>Fig. 4.</w:t>
      </w:r>
      <w:r>
        <w:rPr>
          <w:spacing w:val="40"/>
          <w:sz w:val="16"/>
        </w:rPr>
        <w:t xml:space="preserve"> </w:t>
      </w:r>
      <w:bookmarkStart w:id="231" w:name="_bookmark6"/>
      <w:bookmarkEnd w:id="231"/>
      <w:r>
        <w:rPr>
          <w:sz w:val="16"/>
        </w:rPr>
        <w:t>Models</w:t>
      </w:r>
      <w:r>
        <w:rPr>
          <w:sz w:val="16"/>
        </w:rPr>
        <w:t xml:space="preserve"> trained using 100% observation ratios, evaluated at 10% observation ratio intervals on the NTU RGB+D 60 dataset, Cross Subject evaluation.</w:t>
      </w:r>
      <w:r>
        <w:rPr>
          <w:spacing w:val="40"/>
          <w:sz w:val="16"/>
        </w:rPr>
        <w:t xml:space="preserve"> </w:t>
      </w:r>
      <w:r>
        <w:rPr>
          <w:sz w:val="16"/>
        </w:rPr>
        <w:t>The</w:t>
      </w:r>
      <w:r>
        <w:rPr>
          <w:spacing w:val="22"/>
          <w:sz w:val="16"/>
        </w:rPr>
        <w:t xml:space="preserve"> </w:t>
      </w:r>
      <w:r>
        <w:rPr>
          <w:sz w:val="16"/>
        </w:rPr>
        <w:t>Area</w:t>
      </w:r>
      <w:r>
        <w:rPr>
          <w:spacing w:val="22"/>
          <w:sz w:val="16"/>
        </w:rPr>
        <w:t xml:space="preserve"> </w:t>
      </w:r>
      <w:r>
        <w:rPr>
          <w:sz w:val="16"/>
        </w:rPr>
        <w:t>Under</w:t>
      </w:r>
      <w:r>
        <w:rPr>
          <w:spacing w:val="22"/>
          <w:sz w:val="16"/>
        </w:rPr>
        <w:t xml:space="preserve"> </w:t>
      </w:r>
      <w:r>
        <w:rPr>
          <w:sz w:val="16"/>
        </w:rPr>
        <w:t>the</w:t>
      </w:r>
      <w:r>
        <w:rPr>
          <w:spacing w:val="22"/>
          <w:sz w:val="16"/>
        </w:rPr>
        <w:t xml:space="preserve"> </w:t>
      </w:r>
      <w:r>
        <w:rPr>
          <w:sz w:val="16"/>
        </w:rPr>
        <w:t>Curve</w:t>
      </w:r>
      <w:r>
        <w:rPr>
          <w:spacing w:val="22"/>
          <w:sz w:val="16"/>
        </w:rPr>
        <w:t xml:space="preserve"> </w:t>
      </w:r>
      <w:r>
        <w:rPr>
          <w:sz w:val="16"/>
        </w:rPr>
        <w:t>(AUC)</w:t>
      </w:r>
      <w:r>
        <w:rPr>
          <w:spacing w:val="22"/>
          <w:sz w:val="16"/>
        </w:rPr>
        <w:t xml:space="preserve"> </w:t>
      </w:r>
      <w:r>
        <w:rPr>
          <w:sz w:val="16"/>
        </w:rPr>
        <w:t>is</w:t>
      </w:r>
      <w:r>
        <w:rPr>
          <w:spacing w:val="22"/>
          <w:sz w:val="16"/>
        </w:rPr>
        <w:t xml:space="preserve"> </w:t>
      </w:r>
      <w:r>
        <w:rPr>
          <w:sz w:val="16"/>
        </w:rPr>
        <w:t>reported</w:t>
      </w:r>
      <w:r>
        <w:rPr>
          <w:spacing w:val="22"/>
          <w:sz w:val="16"/>
        </w:rPr>
        <w:t xml:space="preserve"> </w:t>
      </w:r>
      <w:r>
        <w:rPr>
          <w:sz w:val="16"/>
        </w:rPr>
        <w:t>for</w:t>
      </w:r>
      <w:r>
        <w:rPr>
          <w:spacing w:val="22"/>
          <w:sz w:val="16"/>
        </w:rPr>
        <w:t xml:space="preserve"> </w:t>
      </w:r>
      <w:r>
        <w:rPr>
          <w:sz w:val="16"/>
        </w:rPr>
        <w:t>each</w:t>
      </w:r>
      <w:r>
        <w:rPr>
          <w:spacing w:val="22"/>
          <w:sz w:val="16"/>
        </w:rPr>
        <w:t xml:space="preserve"> </w:t>
      </w:r>
      <w:r>
        <w:rPr>
          <w:sz w:val="16"/>
        </w:rPr>
        <w:t>model</w:t>
      </w:r>
      <w:r>
        <w:rPr>
          <w:spacing w:val="22"/>
          <w:sz w:val="16"/>
        </w:rPr>
        <w:t xml:space="preserve"> </w:t>
      </w:r>
      <w:r>
        <w:rPr>
          <w:sz w:val="16"/>
        </w:rPr>
        <w:t>in</w:t>
      </w:r>
      <w:r>
        <w:rPr>
          <w:spacing w:val="22"/>
          <w:sz w:val="16"/>
        </w:rPr>
        <w:t xml:space="preserve"> </w:t>
      </w:r>
      <w:r>
        <w:rPr>
          <w:sz w:val="16"/>
        </w:rPr>
        <w:t>the</w:t>
      </w:r>
      <w:r>
        <w:rPr>
          <w:spacing w:val="22"/>
          <w:sz w:val="16"/>
        </w:rPr>
        <w:t xml:space="preserve"> </w:t>
      </w:r>
      <w:r>
        <w:rPr>
          <w:sz w:val="16"/>
        </w:rPr>
        <w:t>sub</w:t>
      </w:r>
      <w:r>
        <w:rPr>
          <w:spacing w:val="22"/>
          <w:sz w:val="16"/>
        </w:rPr>
        <w:t xml:space="preserve"> </w:t>
      </w:r>
      <w:r>
        <w:rPr>
          <w:sz w:val="16"/>
        </w:rPr>
        <w:t>figure</w:t>
      </w:r>
      <w:r>
        <w:rPr>
          <w:spacing w:val="22"/>
          <w:sz w:val="16"/>
        </w:rPr>
        <w:t xml:space="preserve"> </w:t>
      </w:r>
      <w:r>
        <w:rPr>
          <w:sz w:val="16"/>
        </w:rPr>
        <w:t>labels.</w:t>
      </w:r>
    </w:p>
    <w:p w14:paraId="5EEA7943" w14:textId="77777777" w:rsidR="00497208" w:rsidRDefault="007C7D88">
      <w:pPr>
        <w:pStyle w:val="BodyText"/>
        <w:spacing w:before="80"/>
        <w:ind w:left="0" w:firstLine="0"/>
        <w:jc w:val="left"/>
      </w:pPr>
      <w:r>
        <w:rPr>
          <w:noProof/>
        </w:rPr>
        <w:drawing>
          <wp:anchor distT="0" distB="0" distL="0" distR="0" simplePos="0" relativeHeight="487590400" behindDoc="1" locked="0" layoutInCell="1" allowOverlap="1" wp14:anchorId="5EEA7A74" wp14:editId="5EEA7A75">
            <wp:simplePos x="0" y="0"/>
            <wp:positionH relativeFrom="page">
              <wp:posOffset>1147779</wp:posOffset>
            </wp:positionH>
            <wp:positionV relativeFrom="paragraph">
              <wp:posOffset>212180</wp:posOffset>
            </wp:positionV>
            <wp:extent cx="5360479" cy="174459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360479" cy="1744599"/>
                    </a:xfrm>
                    <a:prstGeom prst="rect">
                      <a:avLst/>
                    </a:prstGeom>
                  </pic:spPr>
                </pic:pic>
              </a:graphicData>
            </a:graphic>
          </wp:anchor>
        </w:drawing>
      </w:r>
    </w:p>
    <w:p w14:paraId="5EEA7944" w14:textId="77777777" w:rsidR="00497208" w:rsidRDefault="00497208">
      <w:pPr>
        <w:pStyle w:val="BodyText"/>
        <w:spacing w:before="81"/>
        <w:ind w:left="0" w:firstLine="0"/>
        <w:jc w:val="left"/>
        <w:rPr>
          <w:sz w:val="16"/>
        </w:rPr>
      </w:pPr>
    </w:p>
    <w:p w14:paraId="5EEA7945" w14:textId="77777777" w:rsidR="00497208" w:rsidRDefault="007C7D88">
      <w:pPr>
        <w:spacing w:line="232" w:lineRule="auto"/>
        <w:ind w:left="259" w:right="206"/>
        <w:rPr>
          <w:sz w:val="16"/>
        </w:rPr>
      </w:pPr>
      <w:r>
        <w:rPr>
          <w:sz w:val="16"/>
        </w:rPr>
        <w:t>Fig. 5.</w:t>
      </w:r>
      <w:r>
        <w:rPr>
          <w:spacing w:val="40"/>
          <w:sz w:val="16"/>
        </w:rPr>
        <w:t xml:space="preserve"> </w:t>
      </w:r>
      <w:bookmarkStart w:id="232" w:name="_bookmark7"/>
      <w:bookmarkEnd w:id="232"/>
      <w:r>
        <w:rPr>
          <w:sz w:val="16"/>
        </w:rPr>
        <w:t>Models trained using 100% observation ratios, evaluated at 10% observation ratio intervals on the UCF-101 evaluation 2. The Area Under the Curve</w:t>
      </w:r>
      <w:r>
        <w:rPr>
          <w:spacing w:val="80"/>
          <w:sz w:val="16"/>
        </w:rPr>
        <w:t xml:space="preserve"> </w:t>
      </w:r>
      <w:r>
        <w:rPr>
          <w:sz w:val="16"/>
        </w:rPr>
        <w:t>(AUC) is reported for each model in the sub figure labels.</w:t>
      </w:r>
    </w:p>
    <w:p w14:paraId="5EEA7946" w14:textId="77777777" w:rsidR="00497208" w:rsidRDefault="00497208">
      <w:pPr>
        <w:pStyle w:val="BodyText"/>
        <w:spacing w:before="97"/>
        <w:ind w:left="0" w:firstLine="0"/>
        <w:jc w:val="left"/>
      </w:pPr>
    </w:p>
    <w:p w14:paraId="5EEA7947" w14:textId="77777777" w:rsidR="00497208" w:rsidRDefault="00497208">
      <w:pPr>
        <w:pStyle w:val="BodyText"/>
        <w:jc w:val="left"/>
        <w:sectPr w:rsidR="00497208">
          <w:pgSz w:w="12240" w:h="15840"/>
          <w:pgMar w:top="960" w:right="720" w:bottom="280" w:left="720" w:header="720" w:footer="720" w:gutter="0"/>
          <w:cols w:space="720"/>
        </w:sectPr>
      </w:pPr>
    </w:p>
    <w:p w14:paraId="5EEA7948" w14:textId="77777777" w:rsidR="00497208" w:rsidRDefault="007C7D88">
      <w:pPr>
        <w:pStyle w:val="BodyText"/>
        <w:spacing w:before="98" w:line="249" w:lineRule="auto"/>
        <w:ind w:left="259" w:firstLine="0"/>
      </w:pPr>
      <w:r>
        <w:t>nuanced human early visual motion cue information into existing models.</w:t>
      </w:r>
    </w:p>
    <w:p w14:paraId="5EEA7949" w14:textId="77777777" w:rsidR="00497208" w:rsidRDefault="007C7D88">
      <w:pPr>
        <w:pStyle w:val="BodyText"/>
        <w:spacing w:line="247" w:lineRule="auto"/>
        <w:ind w:left="259"/>
      </w:pPr>
      <w:r>
        <w:t xml:space="preserve">In this work, </w:t>
      </w:r>
      <w:proofErr w:type="spellStart"/>
      <w:r>
        <w:t>PoseOFF</w:t>
      </w:r>
      <w:proofErr w:type="spellEnd"/>
      <w:r>
        <w:t xml:space="preserve"> was extracted with a fixed optical flow window sampling dilation. For the NTU-RGB+D and NTU-RGB+D 120 datasets, this flow sampling dilation was fixed to 3 pixels (</w:t>
      </w:r>
      <w:r>
        <w:rPr>
          <w:rFonts w:ascii="Bookman Old Style" w:hAnsi="Bookman Old Style"/>
          <w:i/>
        </w:rPr>
        <w:t>d</w:t>
      </w:r>
      <w:r>
        <w:rPr>
          <w:rFonts w:ascii="Bookman Old Style" w:hAnsi="Bookman Old Style"/>
          <w:i/>
          <w:spacing w:val="-6"/>
        </w:rPr>
        <w:t xml:space="preserve"> </w:t>
      </w:r>
      <w:r>
        <w:rPr>
          <w:rFonts w:ascii="Garamond" w:hAnsi="Garamond"/>
        </w:rPr>
        <w:t>= 3</w:t>
      </w:r>
      <w:r>
        <w:t>), and for the UCF-101 dataset, there was no dilation (</w:t>
      </w:r>
      <w:r>
        <w:rPr>
          <w:rFonts w:ascii="Bookman Old Style" w:hAnsi="Bookman Old Style"/>
          <w:i/>
        </w:rPr>
        <w:t xml:space="preserve">d </w:t>
      </w:r>
      <w:r>
        <w:rPr>
          <w:rFonts w:ascii="Garamond" w:hAnsi="Garamond"/>
        </w:rPr>
        <w:t>= 1</w:t>
      </w:r>
      <w:r>
        <w:t xml:space="preserve">). In future work, we will explore the effects of a dynamic sampling dilation. This dilation factor could vary with quantities such as the apparent size of the human skeleton with respect to the frame size, or a skeleton </w:t>
      </w:r>
      <w:proofErr w:type="spellStart"/>
      <w:r>
        <w:t>keypoint’s</w:t>
      </w:r>
      <w:proofErr w:type="spellEnd"/>
      <w:r>
        <w:t xml:space="preserve"> distance from the camera.</w:t>
      </w:r>
    </w:p>
    <w:p w14:paraId="5EEA794A" w14:textId="77777777" w:rsidR="00497208" w:rsidRDefault="007C7D88">
      <w:pPr>
        <w:pStyle w:val="BodyText"/>
        <w:spacing w:before="98"/>
        <w:ind w:left="0" w:right="97" w:firstLine="0"/>
        <w:jc w:val="center"/>
      </w:pPr>
      <w:r>
        <w:br w:type="column"/>
      </w:r>
      <w:r>
        <w:rPr>
          <w:smallCaps/>
          <w:spacing w:val="-2"/>
        </w:rPr>
        <w:t>References</w:t>
      </w:r>
    </w:p>
    <w:p w14:paraId="5EEA794B" w14:textId="77777777" w:rsidR="00497208" w:rsidRDefault="007C7D88">
      <w:pPr>
        <w:pStyle w:val="ListParagraph"/>
        <w:numPr>
          <w:ilvl w:val="0"/>
          <w:numId w:val="1"/>
        </w:numPr>
        <w:tabs>
          <w:tab w:val="left" w:pos="690"/>
        </w:tabs>
        <w:spacing w:before="72" w:line="249" w:lineRule="auto"/>
        <w:ind w:right="257"/>
        <w:jc w:val="both"/>
        <w:rPr>
          <w:sz w:val="20"/>
        </w:rPr>
      </w:pPr>
      <w:bookmarkStart w:id="233" w:name="_bookmark9"/>
      <w:bookmarkEnd w:id="233"/>
      <w:r>
        <w:rPr>
          <w:sz w:val="20"/>
        </w:rPr>
        <w:t xml:space="preserve">Zixi Cai et al. “Temporal Hockey Action </w:t>
      </w:r>
      <w:r>
        <w:rPr>
          <w:sz w:val="20"/>
        </w:rPr>
        <w:t>Recognition via Pose and Optical Flows”. In: Proceedings of the IEEE/CVF</w:t>
      </w:r>
      <w:r>
        <w:rPr>
          <w:spacing w:val="-6"/>
          <w:sz w:val="20"/>
        </w:rPr>
        <w:t xml:space="preserve"> </w:t>
      </w:r>
      <w:r>
        <w:rPr>
          <w:sz w:val="20"/>
        </w:rPr>
        <w:t>Conference</w:t>
      </w:r>
      <w:r>
        <w:rPr>
          <w:spacing w:val="-6"/>
          <w:sz w:val="20"/>
        </w:rPr>
        <w:t xml:space="preserve"> </w:t>
      </w:r>
      <w:r>
        <w:rPr>
          <w:sz w:val="20"/>
        </w:rPr>
        <w:t>on</w:t>
      </w:r>
      <w:r>
        <w:rPr>
          <w:spacing w:val="-6"/>
          <w:sz w:val="20"/>
        </w:rPr>
        <w:t xml:space="preserve"> </w:t>
      </w:r>
      <w:r>
        <w:rPr>
          <w:sz w:val="20"/>
        </w:rPr>
        <w:t>Computer</w:t>
      </w:r>
      <w:r>
        <w:rPr>
          <w:spacing w:val="-6"/>
          <w:sz w:val="20"/>
        </w:rPr>
        <w:t xml:space="preserve"> </w:t>
      </w:r>
      <w:r>
        <w:rPr>
          <w:sz w:val="20"/>
        </w:rPr>
        <w:t>Vision</w:t>
      </w:r>
      <w:r>
        <w:rPr>
          <w:spacing w:val="-6"/>
          <w:sz w:val="20"/>
        </w:rPr>
        <w:t xml:space="preserve"> </w:t>
      </w:r>
      <w:r>
        <w:rPr>
          <w:sz w:val="20"/>
        </w:rPr>
        <w:t>and</w:t>
      </w:r>
      <w:r>
        <w:rPr>
          <w:spacing w:val="-6"/>
          <w:sz w:val="20"/>
        </w:rPr>
        <w:t xml:space="preserve"> </w:t>
      </w:r>
      <w:r>
        <w:rPr>
          <w:sz w:val="20"/>
        </w:rPr>
        <w:t>Pattern Recognition</w:t>
      </w:r>
      <w:r>
        <w:rPr>
          <w:spacing w:val="-6"/>
          <w:sz w:val="20"/>
        </w:rPr>
        <w:t xml:space="preserve"> </w:t>
      </w:r>
      <w:r>
        <w:rPr>
          <w:sz w:val="20"/>
        </w:rPr>
        <w:t>Workshops.</w:t>
      </w:r>
      <w:r>
        <w:rPr>
          <w:spacing w:val="-6"/>
          <w:sz w:val="20"/>
        </w:rPr>
        <w:t xml:space="preserve"> </w:t>
      </w:r>
      <w:r>
        <w:rPr>
          <w:sz w:val="20"/>
        </w:rPr>
        <w:t>2019.</w:t>
      </w:r>
      <w:r>
        <w:rPr>
          <w:spacing w:val="-2"/>
          <w:sz w:val="20"/>
        </w:rPr>
        <w:t xml:space="preserve"> </w:t>
      </w:r>
      <w:r>
        <w:rPr>
          <w:sz w:val="16"/>
        </w:rPr>
        <w:t>URL</w:t>
      </w:r>
      <w:r>
        <w:rPr>
          <w:sz w:val="20"/>
        </w:rPr>
        <w:t>:</w:t>
      </w:r>
      <w:r>
        <w:rPr>
          <w:spacing w:val="-6"/>
          <w:sz w:val="20"/>
        </w:rPr>
        <w:t xml:space="preserve"> </w:t>
      </w:r>
      <w:hyperlink r:id="rId19">
        <w:r>
          <w:rPr>
            <w:sz w:val="20"/>
          </w:rPr>
          <w:t>https://openaccess.</w:t>
        </w:r>
      </w:hyperlink>
      <w:r>
        <w:rPr>
          <w:sz w:val="20"/>
        </w:rPr>
        <w:t xml:space="preserve"> </w:t>
      </w:r>
      <w:hyperlink r:id="rId20">
        <w:proofErr w:type="spellStart"/>
        <w:r>
          <w:rPr>
            <w:spacing w:val="-2"/>
            <w:sz w:val="20"/>
          </w:rPr>
          <w:t>thecvf</w:t>
        </w:r>
        <w:proofErr w:type="spellEnd"/>
        <w:r>
          <w:rPr>
            <w:spacing w:val="-10"/>
            <w:sz w:val="20"/>
          </w:rPr>
          <w:t xml:space="preserve"> </w:t>
        </w:r>
        <w:r>
          <w:rPr>
            <w:spacing w:val="-2"/>
            <w:sz w:val="20"/>
          </w:rPr>
          <w:t>.</w:t>
        </w:r>
        <w:r>
          <w:rPr>
            <w:spacing w:val="-10"/>
            <w:sz w:val="20"/>
          </w:rPr>
          <w:t xml:space="preserve"> </w:t>
        </w:r>
        <w:r>
          <w:rPr>
            <w:spacing w:val="-2"/>
            <w:sz w:val="20"/>
          </w:rPr>
          <w:t>com</w:t>
        </w:r>
        <w:r>
          <w:rPr>
            <w:spacing w:val="-10"/>
            <w:sz w:val="20"/>
          </w:rPr>
          <w:t xml:space="preserve"> </w:t>
        </w:r>
        <w:r>
          <w:rPr>
            <w:spacing w:val="-2"/>
            <w:sz w:val="20"/>
          </w:rPr>
          <w:t>/</w:t>
        </w:r>
        <w:r>
          <w:rPr>
            <w:spacing w:val="-10"/>
            <w:sz w:val="20"/>
          </w:rPr>
          <w:t xml:space="preserve"> </w:t>
        </w:r>
        <w:r>
          <w:rPr>
            <w:spacing w:val="-2"/>
            <w:sz w:val="20"/>
          </w:rPr>
          <w:t>content</w:t>
        </w:r>
        <w:r>
          <w:rPr>
            <w:noProof/>
            <w:spacing w:val="-1"/>
            <w:position w:val="-2"/>
            <w:sz w:val="20"/>
          </w:rPr>
          <w:drawing>
            <wp:inline distT="0" distB="0" distL="0" distR="0" wp14:anchorId="5EEA7A76" wp14:editId="5EEA7A77">
              <wp:extent cx="63258" cy="632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63258" cy="6324"/>
                      </a:xfrm>
                      <a:prstGeom prst="rect">
                        <a:avLst/>
                      </a:prstGeom>
                    </pic:spPr>
                  </pic:pic>
                </a:graphicData>
              </a:graphic>
            </wp:inline>
          </w:drawing>
        </w:r>
        <w:r>
          <w:rPr>
            <w:spacing w:val="-2"/>
            <w:sz w:val="20"/>
          </w:rPr>
          <w:t>CVPRW</w:t>
        </w:r>
        <w:r>
          <w:rPr>
            <w:noProof/>
            <w:position w:val="-2"/>
            <w:sz w:val="20"/>
          </w:rPr>
          <w:drawing>
            <wp:inline distT="0" distB="0" distL="0" distR="0" wp14:anchorId="5EEA7A78" wp14:editId="5EEA7A79">
              <wp:extent cx="63258" cy="632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63258" cy="6324"/>
                      </a:xfrm>
                      <a:prstGeom prst="rect">
                        <a:avLst/>
                      </a:prstGeom>
                    </pic:spPr>
                  </pic:pic>
                </a:graphicData>
              </a:graphic>
            </wp:inline>
          </w:drawing>
        </w:r>
        <w:r>
          <w:rPr>
            <w:spacing w:val="-2"/>
            <w:sz w:val="20"/>
          </w:rPr>
          <w:t>2019</w:t>
        </w:r>
        <w:r>
          <w:rPr>
            <w:spacing w:val="-10"/>
            <w:sz w:val="20"/>
          </w:rPr>
          <w:t xml:space="preserve"> </w:t>
        </w:r>
        <w:r>
          <w:rPr>
            <w:spacing w:val="-2"/>
            <w:sz w:val="20"/>
          </w:rPr>
          <w:t>/</w:t>
        </w:r>
        <w:r>
          <w:rPr>
            <w:spacing w:val="-10"/>
            <w:sz w:val="20"/>
          </w:rPr>
          <w:t xml:space="preserve"> </w:t>
        </w:r>
        <w:r>
          <w:rPr>
            <w:spacing w:val="-2"/>
            <w:sz w:val="20"/>
          </w:rPr>
          <w:t>html</w:t>
        </w:r>
        <w:r>
          <w:rPr>
            <w:spacing w:val="-10"/>
            <w:sz w:val="20"/>
          </w:rPr>
          <w:t xml:space="preserve"> </w:t>
        </w:r>
        <w:r>
          <w:rPr>
            <w:spacing w:val="-2"/>
            <w:sz w:val="20"/>
          </w:rPr>
          <w:t>/</w:t>
        </w:r>
        <w:r>
          <w:rPr>
            <w:spacing w:val="-10"/>
            <w:sz w:val="20"/>
          </w:rPr>
          <w:t xml:space="preserve"> </w:t>
        </w:r>
        <w:proofErr w:type="spellStart"/>
        <w:r>
          <w:rPr>
            <w:spacing w:val="-2"/>
            <w:sz w:val="20"/>
          </w:rPr>
          <w:t>CVSports</w:t>
        </w:r>
        <w:proofErr w:type="spellEnd"/>
        <w:r>
          <w:rPr>
            <w:spacing w:val="-10"/>
            <w:sz w:val="20"/>
          </w:rPr>
          <w:t xml:space="preserve"> </w:t>
        </w:r>
        <w:r>
          <w:rPr>
            <w:spacing w:val="-2"/>
            <w:sz w:val="20"/>
          </w:rPr>
          <w:t xml:space="preserve">/ </w:t>
        </w:r>
        <w:hyperlink r:id="rId22">
          <w:r>
            <w:rPr>
              <w:spacing w:val="-2"/>
              <w:sz w:val="20"/>
            </w:rPr>
            <w:t>Cai</w:t>
          </w:r>
          <w:r>
            <w:rPr>
              <w:noProof/>
              <w:position w:val="-2"/>
              <w:sz w:val="20"/>
            </w:rPr>
            <w:drawing>
              <wp:inline distT="0" distB="0" distL="0" distR="0" wp14:anchorId="5EEA7A7A" wp14:editId="5EEA7A7B">
                <wp:extent cx="63258" cy="632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63258" cy="6324"/>
                        </a:xfrm>
                        <a:prstGeom prst="rect">
                          <a:avLst/>
                        </a:prstGeom>
                      </pic:spPr>
                    </pic:pic>
                  </a:graphicData>
                </a:graphic>
              </wp:inline>
            </w:drawing>
          </w:r>
          <w:r>
            <w:rPr>
              <w:spacing w:val="-2"/>
              <w:sz w:val="20"/>
            </w:rPr>
            <w:t>Temporal</w:t>
          </w:r>
          <w:r>
            <w:rPr>
              <w:noProof/>
              <w:position w:val="-2"/>
              <w:sz w:val="20"/>
            </w:rPr>
            <w:drawing>
              <wp:inline distT="0" distB="0" distL="0" distR="0" wp14:anchorId="5EEA7A7C" wp14:editId="5EEA7A7D">
                <wp:extent cx="63258" cy="632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3" cstate="print"/>
                        <a:stretch>
                          <a:fillRect/>
                        </a:stretch>
                      </pic:blipFill>
                      <pic:spPr>
                        <a:xfrm>
                          <a:off x="0" y="0"/>
                          <a:ext cx="63258" cy="6324"/>
                        </a:xfrm>
                        <a:prstGeom prst="rect">
                          <a:avLst/>
                        </a:prstGeom>
                      </pic:spPr>
                    </pic:pic>
                  </a:graphicData>
                </a:graphic>
              </wp:inline>
            </w:drawing>
          </w:r>
          <w:r>
            <w:rPr>
              <w:spacing w:val="-2"/>
              <w:sz w:val="20"/>
            </w:rPr>
            <w:t>Hockey</w:t>
          </w:r>
          <w:r>
            <w:rPr>
              <w:noProof/>
              <w:position w:val="-2"/>
              <w:sz w:val="20"/>
            </w:rPr>
            <w:drawing>
              <wp:inline distT="0" distB="0" distL="0" distR="0" wp14:anchorId="5EEA7A7E" wp14:editId="5EEA7A7F">
                <wp:extent cx="63258" cy="632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63258" cy="6324"/>
                        </a:xfrm>
                        <a:prstGeom prst="rect">
                          <a:avLst/>
                        </a:prstGeom>
                      </pic:spPr>
                    </pic:pic>
                  </a:graphicData>
                </a:graphic>
              </wp:inline>
            </w:drawing>
          </w:r>
          <w:r>
            <w:rPr>
              <w:spacing w:val="-2"/>
              <w:sz w:val="20"/>
            </w:rPr>
            <w:t>Action</w:t>
          </w:r>
          <w:r>
            <w:rPr>
              <w:noProof/>
              <w:position w:val="-2"/>
              <w:sz w:val="20"/>
            </w:rPr>
            <w:drawing>
              <wp:inline distT="0" distB="0" distL="0" distR="0" wp14:anchorId="5EEA7A80" wp14:editId="5EEA7A81">
                <wp:extent cx="63258" cy="632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63258" cy="6324"/>
                        </a:xfrm>
                        <a:prstGeom prst="rect">
                          <a:avLst/>
                        </a:prstGeom>
                      </pic:spPr>
                    </pic:pic>
                  </a:graphicData>
                </a:graphic>
              </wp:inline>
            </w:drawing>
          </w:r>
          <w:r>
            <w:rPr>
              <w:spacing w:val="-2"/>
              <w:sz w:val="20"/>
            </w:rPr>
            <w:t>Recognition</w:t>
          </w:r>
          <w:r>
            <w:rPr>
              <w:noProof/>
              <w:position w:val="-2"/>
              <w:sz w:val="20"/>
            </w:rPr>
            <w:drawing>
              <wp:inline distT="0" distB="0" distL="0" distR="0" wp14:anchorId="5EEA7A82" wp14:editId="5EEA7A83">
                <wp:extent cx="63258" cy="632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63258" cy="6324"/>
                        </a:xfrm>
                        <a:prstGeom prst="rect">
                          <a:avLst/>
                        </a:prstGeom>
                      </pic:spPr>
                    </pic:pic>
                  </a:graphicData>
                </a:graphic>
              </wp:inline>
            </w:drawing>
          </w:r>
          <w:r>
            <w:rPr>
              <w:spacing w:val="-2"/>
              <w:sz w:val="20"/>
            </w:rPr>
            <w:t>via</w:t>
          </w:r>
          <w:r>
            <w:rPr>
              <w:noProof/>
              <w:position w:val="-2"/>
              <w:sz w:val="20"/>
            </w:rPr>
            <w:drawing>
              <wp:inline distT="0" distB="0" distL="0" distR="0" wp14:anchorId="5EEA7A84" wp14:editId="5EEA7A85">
                <wp:extent cx="63258" cy="632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63258" cy="6324"/>
                        </a:xfrm>
                        <a:prstGeom prst="rect">
                          <a:avLst/>
                        </a:prstGeom>
                      </pic:spPr>
                    </pic:pic>
                  </a:graphicData>
                </a:graphic>
              </wp:inline>
            </w:drawing>
          </w:r>
          <w:r>
            <w:rPr>
              <w:spacing w:val="-2"/>
              <w:sz w:val="20"/>
            </w:rPr>
            <w:t>Pose</w:t>
          </w:r>
          <w:r>
            <w:rPr>
              <w:noProof/>
              <w:position w:val="-2"/>
              <w:sz w:val="20"/>
            </w:rPr>
            <w:drawing>
              <wp:inline distT="0" distB="0" distL="0" distR="0" wp14:anchorId="5EEA7A86" wp14:editId="5EEA7A87">
                <wp:extent cx="63258" cy="632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63258" cy="6324"/>
                        </a:xfrm>
                        <a:prstGeom prst="rect">
                          <a:avLst/>
                        </a:prstGeom>
                      </pic:spPr>
                    </pic:pic>
                  </a:graphicData>
                </a:graphic>
              </wp:inline>
            </w:drawing>
          </w:r>
          <w:r>
            <w:rPr>
              <w:position w:val="-2"/>
              <w:sz w:val="20"/>
            </w:rPr>
            <w:t xml:space="preserve"> </w:t>
          </w:r>
          <w:hyperlink r:id="rId24">
            <w:r>
              <w:rPr>
                <w:sz w:val="20"/>
              </w:rPr>
              <w:t>and</w:t>
            </w:r>
            <w:r>
              <w:rPr>
                <w:noProof/>
                <w:position w:val="-2"/>
                <w:sz w:val="20"/>
              </w:rPr>
              <w:drawing>
                <wp:inline distT="0" distB="0" distL="0" distR="0" wp14:anchorId="5EEA7A88" wp14:editId="5EEA7A89">
                  <wp:extent cx="63258" cy="632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63258" cy="6324"/>
                          </a:xfrm>
                          <a:prstGeom prst="rect">
                            <a:avLst/>
                          </a:prstGeom>
                        </pic:spPr>
                      </pic:pic>
                    </a:graphicData>
                  </a:graphic>
                </wp:inline>
              </w:drawing>
            </w:r>
            <w:r>
              <w:rPr>
                <w:sz w:val="20"/>
              </w:rPr>
              <w:t>Optical</w:t>
            </w:r>
            <w:r>
              <w:rPr>
                <w:noProof/>
                <w:position w:val="-2"/>
                <w:sz w:val="20"/>
              </w:rPr>
              <w:drawing>
                <wp:inline distT="0" distB="0" distL="0" distR="0" wp14:anchorId="5EEA7A8A" wp14:editId="5EEA7A8B">
                  <wp:extent cx="63258" cy="632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63258" cy="6324"/>
                          </a:xfrm>
                          <a:prstGeom prst="rect">
                            <a:avLst/>
                          </a:prstGeom>
                        </pic:spPr>
                      </pic:pic>
                    </a:graphicData>
                  </a:graphic>
                </wp:inline>
              </w:drawing>
            </w:r>
            <w:r>
              <w:rPr>
                <w:sz w:val="20"/>
              </w:rPr>
              <w:t>Flows</w:t>
            </w:r>
            <w:r>
              <w:rPr>
                <w:noProof/>
                <w:position w:val="-2"/>
                <w:sz w:val="20"/>
              </w:rPr>
              <w:drawing>
                <wp:inline distT="0" distB="0" distL="0" distR="0" wp14:anchorId="5EEA7A8C" wp14:editId="5EEA7A8D">
                  <wp:extent cx="63258" cy="632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63258" cy="6324"/>
                          </a:xfrm>
                          <a:prstGeom prst="rect">
                            <a:avLst/>
                          </a:prstGeom>
                        </pic:spPr>
                      </pic:pic>
                    </a:graphicData>
                  </a:graphic>
                </wp:inline>
              </w:drawing>
            </w:r>
            <w:r>
              <w:rPr>
                <w:sz w:val="20"/>
              </w:rPr>
              <w:t>CVPRW</w:t>
            </w:r>
            <w:r>
              <w:rPr>
                <w:noProof/>
                <w:position w:val="-2"/>
                <w:sz w:val="20"/>
              </w:rPr>
              <w:drawing>
                <wp:inline distT="0" distB="0" distL="0" distR="0" wp14:anchorId="5EEA7A8E" wp14:editId="5EEA7A8F">
                  <wp:extent cx="63258" cy="632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63258" cy="6324"/>
                          </a:xfrm>
                          <a:prstGeom prst="rect">
                            <a:avLst/>
                          </a:prstGeom>
                        </pic:spPr>
                      </pic:pic>
                    </a:graphicData>
                  </a:graphic>
                </wp:inline>
              </w:drawing>
            </w:r>
            <w:r>
              <w:rPr>
                <w:sz w:val="20"/>
              </w:rPr>
              <w:t>2019</w:t>
            </w:r>
            <w:r>
              <w:rPr>
                <w:noProof/>
                <w:position w:val="-2"/>
                <w:sz w:val="20"/>
              </w:rPr>
              <w:drawing>
                <wp:inline distT="0" distB="0" distL="0" distR="0" wp14:anchorId="5EEA7A90" wp14:editId="5EEA7A91">
                  <wp:extent cx="63258" cy="632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63258" cy="6324"/>
                          </a:xfrm>
                          <a:prstGeom prst="rect">
                            <a:avLst/>
                          </a:prstGeom>
                        </pic:spPr>
                      </pic:pic>
                    </a:graphicData>
                  </a:graphic>
                </wp:inline>
              </w:drawing>
            </w:r>
            <w:r>
              <w:rPr>
                <w:sz w:val="20"/>
              </w:rPr>
              <w:t>paper.html</w:t>
            </w:r>
            <w:r>
              <w:rPr>
                <w:spacing w:val="-13"/>
                <w:sz w:val="20"/>
              </w:rPr>
              <w:t xml:space="preserve"> </w:t>
            </w:r>
            <w:r>
              <w:rPr>
                <w:sz w:val="20"/>
              </w:rPr>
              <w:t xml:space="preserve">(visited </w:t>
            </w:r>
            <w:bookmarkStart w:id="234" w:name="_bookmark8"/>
            <w:bookmarkEnd w:id="234"/>
            <w:r>
              <w:rPr>
                <w:sz w:val="20"/>
              </w:rPr>
              <w:t>on 10/25/2024).</w:t>
            </w:r>
          </w:hyperlink>
        </w:hyperlink>
      </w:hyperlink>
    </w:p>
    <w:p w14:paraId="5EEA794C" w14:textId="77777777" w:rsidR="00497208" w:rsidRDefault="007C7D88">
      <w:pPr>
        <w:pStyle w:val="ListParagraph"/>
        <w:numPr>
          <w:ilvl w:val="0"/>
          <w:numId w:val="1"/>
        </w:numPr>
        <w:tabs>
          <w:tab w:val="left" w:pos="690"/>
        </w:tabs>
        <w:spacing w:line="249" w:lineRule="auto"/>
        <w:ind w:right="257"/>
        <w:jc w:val="both"/>
        <w:rPr>
          <w:sz w:val="20"/>
        </w:rPr>
      </w:pPr>
      <w:proofErr w:type="spellStart"/>
      <w:r>
        <w:rPr>
          <w:sz w:val="20"/>
        </w:rPr>
        <w:t>Seunggeun</w:t>
      </w:r>
      <w:proofErr w:type="spellEnd"/>
      <w:r>
        <w:rPr>
          <w:sz w:val="20"/>
        </w:rPr>
        <w:t xml:space="preserve"> Chi et al. </w:t>
      </w:r>
      <w:proofErr w:type="spellStart"/>
      <w:r>
        <w:rPr>
          <w:i/>
          <w:sz w:val="20"/>
        </w:rPr>
        <w:t>InfoGCN</w:t>
      </w:r>
      <w:proofErr w:type="spellEnd"/>
      <w:r>
        <w:rPr>
          <w:i/>
          <w:sz w:val="20"/>
        </w:rPr>
        <w:t xml:space="preserve">++: Learning </w:t>
      </w:r>
      <w:proofErr w:type="spellStart"/>
      <w:r>
        <w:rPr>
          <w:i/>
          <w:sz w:val="20"/>
        </w:rPr>
        <w:t>Repre-sentation</w:t>
      </w:r>
      <w:proofErr w:type="spellEnd"/>
      <w:r>
        <w:rPr>
          <w:i/>
          <w:sz w:val="20"/>
        </w:rPr>
        <w:t xml:space="preserve"> by Predicting the Future for Online Human Skeleton-based Action Recognition</w:t>
      </w:r>
      <w:r>
        <w:rPr>
          <w:sz w:val="20"/>
        </w:rPr>
        <w:t xml:space="preserve">. Oct. 16, 2023. </w:t>
      </w:r>
      <w:r>
        <w:rPr>
          <w:sz w:val="16"/>
        </w:rPr>
        <w:t>DOI</w:t>
      </w:r>
      <w:r>
        <w:rPr>
          <w:sz w:val="20"/>
        </w:rPr>
        <w:t>:</w:t>
      </w:r>
    </w:p>
    <w:p w14:paraId="5EEA794D" w14:textId="77777777" w:rsidR="00497208" w:rsidRDefault="00497208">
      <w:pPr>
        <w:pStyle w:val="ListParagraph"/>
        <w:spacing w:line="249" w:lineRule="auto"/>
        <w:rPr>
          <w:sz w:val="20"/>
        </w:rPr>
        <w:sectPr w:rsidR="00497208">
          <w:type w:val="continuous"/>
          <w:pgSz w:w="12240" w:h="15840"/>
          <w:pgMar w:top="900" w:right="720" w:bottom="280" w:left="720" w:header="720" w:footer="720" w:gutter="0"/>
          <w:cols w:num="2" w:space="720" w:equalWidth="0">
            <w:col w:w="5281" w:space="79"/>
            <w:col w:w="5440"/>
          </w:cols>
        </w:sectPr>
      </w:pPr>
    </w:p>
    <w:tbl>
      <w:tblPr>
        <w:tblW w:w="0" w:type="auto"/>
        <w:tblInd w:w="216" w:type="dxa"/>
        <w:tblLayout w:type="fixed"/>
        <w:tblCellMar>
          <w:left w:w="0" w:type="dxa"/>
          <w:right w:w="0" w:type="dxa"/>
        </w:tblCellMar>
        <w:tblLook w:val="01E0" w:firstRow="1" w:lastRow="1" w:firstColumn="1" w:lastColumn="1" w:noHBand="0" w:noVBand="0"/>
      </w:tblPr>
      <w:tblGrid>
        <w:gridCol w:w="482"/>
        <w:gridCol w:w="4710"/>
        <w:gridCol w:w="552"/>
        <w:gridCol w:w="4641"/>
      </w:tblGrid>
      <w:tr w:rsidR="00497208" w14:paraId="5EEA7952" w14:textId="77777777">
        <w:trPr>
          <w:trHeight w:val="239"/>
        </w:trPr>
        <w:tc>
          <w:tcPr>
            <w:tcW w:w="482" w:type="dxa"/>
            <w:vMerge w:val="restart"/>
          </w:tcPr>
          <w:p w14:paraId="5EEA794E" w14:textId="77777777" w:rsidR="00497208" w:rsidRDefault="00497208">
            <w:pPr>
              <w:pStyle w:val="TableParagraph"/>
              <w:spacing w:line="240" w:lineRule="auto"/>
              <w:rPr>
                <w:sz w:val="18"/>
              </w:rPr>
            </w:pPr>
          </w:p>
        </w:tc>
        <w:tc>
          <w:tcPr>
            <w:tcW w:w="4710" w:type="dxa"/>
          </w:tcPr>
          <w:p w14:paraId="5EEA794F" w14:textId="77777777" w:rsidR="00497208" w:rsidRDefault="007C7D88">
            <w:pPr>
              <w:pStyle w:val="TableParagraph"/>
              <w:spacing w:line="220" w:lineRule="exact"/>
              <w:ind w:left="99"/>
              <w:rPr>
                <w:sz w:val="20"/>
              </w:rPr>
            </w:pPr>
            <w:hyperlink r:id="rId25">
              <w:r>
                <w:rPr>
                  <w:sz w:val="20"/>
                </w:rPr>
                <w:t>10.48550/arXiv.2310.10547.</w:t>
              </w:r>
            </w:hyperlink>
            <w:r>
              <w:rPr>
                <w:spacing w:val="3"/>
                <w:sz w:val="20"/>
              </w:rPr>
              <w:t xml:space="preserve"> </w:t>
            </w:r>
            <w:proofErr w:type="spellStart"/>
            <w:r>
              <w:rPr>
                <w:sz w:val="20"/>
              </w:rPr>
              <w:t>arXiv</w:t>
            </w:r>
            <w:proofErr w:type="spellEnd"/>
            <w:r>
              <w:rPr>
                <w:sz w:val="20"/>
              </w:rPr>
              <w:t>:</w:t>
            </w:r>
            <w:r>
              <w:rPr>
                <w:spacing w:val="4"/>
                <w:sz w:val="20"/>
              </w:rPr>
              <w:t xml:space="preserve"> </w:t>
            </w:r>
            <w:hyperlink r:id="rId26">
              <w:r>
                <w:rPr>
                  <w:sz w:val="20"/>
                </w:rPr>
                <w:t>2310.10547</w:t>
              </w:r>
              <w:r>
                <w:rPr>
                  <w:spacing w:val="3"/>
                  <w:sz w:val="20"/>
                </w:rPr>
                <w:t xml:space="preserve"> </w:t>
              </w:r>
              <w:r>
                <w:rPr>
                  <w:rFonts w:ascii="Courier New"/>
                  <w:spacing w:val="-2"/>
                  <w:sz w:val="20"/>
                </w:rPr>
                <w:t>[cs]</w:t>
              </w:r>
            </w:hyperlink>
            <w:r>
              <w:rPr>
                <w:spacing w:val="-2"/>
                <w:sz w:val="20"/>
              </w:rPr>
              <w:t>.</w:t>
            </w:r>
          </w:p>
        </w:tc>
        <w:tc>
          <w:tcPr>
            <w:tcW w:w="552" w:type="dxa"/>
          </w:tcPr>
          <w:p w14:paraId="5EEA7950" w14:textId="77777777" w:rsidR="00497208" w:rsidRDefault="00497208">
            <w:pPr>
              <w:pStyle w:val="TableParagraph"/>
              <w:spacing w:line="240" w:lineRule="auto"/>
              <w:rPr>
                <w:sz w:val="16"/>
              </w:rPr>
            </w:pPr>
          </w:p>
        </w:tc>
        <w:tc>
          <w:tcPr>
            <w:tcW w:w="4641" w:type="dxa"/>
          </w:tcPr>
          <w:p w14:paraId="5EEA7951" w14:textId="77777777" w:rsidR="00497208" w:rsidRDefault="007C7D88">
            <w:pPr>
              <w:pStyle w:val="TableParagraph"/>
              <w:spacing w:line="220" w:lineRule="exact"/>
              <w:ind w:left="97"/>
              <w:rPr>
                <w:sz w:val="20"/>
              </w:rPr>
            </w:pPr>
            <w:r>
              <w:rPr>
                <w:sz w:val="20"/>
              </w:rPr>
              <w:t>(Mar.</w:t>
            </w:r>
            <w:r>
              <w:rPr>
                <w:spacing w:val="62"/>
                <w:sz w:val="20"/>
              </w:rPr>
              <w:t xml:space="preserve"> </w:t>
            </w:r>
            <w:r>
              <w:rPr>
                <w:sz w:val="20"/>
              </w:rPr>
              <w:t>2023),</w:t>
            </w:r>
            <w:r>
              <w:rPr>
                <w:spacing w:val="63"/>
                <w:sz w:val="20"/>
              </w:rPr>
              <w:t xml:space="preserve"> </w:t>
            </w:r>
            <w:r>
              <w:rPr>
                <w:sz w:val="20"/>
              </w:rPr>
              <w:t>p.</w:t>
            </w:r>
            <w:r>
              <w:rPr>
                <w:spacing w:val="63"/>
                <w:sz w:val="20"/>
              </w:rPr>
              <w:t xml:space="preserve"> </w:t>
            </w:r>
            <w:r>
              <w:rPr>
                <w:sz w:val="20"/>
              </w:rPr>
              <w:t>108164.</w:t>
            </w:r>
            <w:r>
              <w:rPr>
                <w:spacing w:val="68"/>
                <w:sz w:val="20"/>
              </w:rPr>
              <w:t xml:space="preserve"> </w:t>
            </w:r>
            <w:r>
              <w:rPr>
                <w:sz w:val="16"/>
              </w:rPr>
              <w:t>ISSN</w:t>
            </w:r>
            <w:r>
              <w:rPr>
                <w:sz w:val="20"/>
              </w:rPr>
              <w:t>:</w:t>
            </w:r>
            <w:r>
              <w:rPr>
                <w:spacing w:val="63"/>
                <w:sz w:val="20"/>
              </w:rPr>
              <w:t xml:space="preserve"> </w:t>
            </w:r>
            <w:r>
              <w:rPr>
                <w:sz w:val="20"/>
              </w:rPr>
              <w:t>00426989.</w:t>
            </w:r>
            <w:r>
              <w:rPr>
                <w:spacing w:val="68"/>
                <w:sz w:val="20"/>
              </w:rPr>
              <w:t xml:space="preserve"> </w:t>
            </w:r>
            <w:r>
              <w:rPr>
                <w:sz w:val="16"/>
              </w:rPr>
              <w:t>DOI</w:t>
            </w:r>
            <w:r>
              <w:rPr>
                <w:sz w:val="20"/>
              </w:rPr>
              <w:t>:</w:t>
            </w:r>
            <w:r>
              <w:rPr>
                <w:spacing w:val="63"/>
                <w:sz w:val="20"/>
              </w:rPr>
              <w:t xml:space="preserve"> </w:t>
            </w:r>
            <w:hyperlink r:id="rId27">
              <w:proofErr w:type="gramStart"/>
              <w:r>
                <w:rPr>
                  <w:sz w:val="20"/>
                </w:rPr>
                <w:t>10</w:t>
              </w:r>
              <w:r>
                <w:rPr>
                  <w:spacing w:val="-3"/>
                  <w:sz w:val="20"/>
                </w:rPr>
                <w:t xml:space="preserve"> </w:t>
              </w:r>
              <w:r>
                <w:rPr>
                  <w:spacing w:val="-10"/>
                  <w:sz w:val="20"/>
                </w:rPr>
                <w:t>.</w:t>
              </w:r>
              <w:proofErr w:type="gramEnd"/>
            </w:hyperlink>
          </w:p>
        </w:tc>
      </w:tr>
      <w:tr w:rsidR="00497208" w14:paraId="5EEA7957" w14:textId="77777777">
        <w:trPr>
          <w:trHeight w:val="239"/>
        </w:trPr>
        <w:tc>
          <w:tcPr>
            <w:tcW w:w="482" w:type="dxa"/>
            <w:vMerge/>
            <w:tcBorders>
              <w:top w:val="nil"/>
            </w:tcBorders>
          </w:tcPr>
          <w:p w14:paraId="5EEA7953" w14:textId="77777777" w:rsidR="00497208" w:rsidRDefault="00497208">
            <w:pPr>
              <w:rPr>
                <w:sz w:val="2"/>
                <w:szCs w:val="2"/>
              </w:rPr>
            </w:pPr>
          </w:p>
        </w:tc>
        <w:tc>
          <w:tcPr>
            <w:tcW w:w="4710" w:type="dxa"/>
          </w:tcPr>
          <w:p w14:paraId="5EEA7954" w14:textId="77777777" w:rsidR="00497208" w:rsidRDefault="007C7D88">
            <w:pPr>
              <w:pStyle w:val="TableParagraph"/>
              <w:ind w:left="104"/>
              <w:rPr>
                <w:sz w:val="20"/>
              </w:rPr>
            </w:pPr>
            <w:r>
              <w:rPr>
                <w:sz w:val="16"/>
              </w:rPr>
              <w:t>URL</w:t>
            </w:r>
            <w:r>
              <w:rPr>
                <w:sz w:val="20"/>
              </w:rPr>
              <w:t>:</w:t>
            </w:r>
            <w:r>
              <w:rPr>
                <w:spacing w:val="51"/>
                <w:sz w:val="20"/>
              </w:rPr>
              <w:t xml:space="preserve"> </w:t>
            </w:r>
            <w:hyperlink r:id="rId28">
              <w:proofErr w:type="gramStart"/>
              <w:r>
                <w:rPr>
                  <w:sz w:val="20"/>
                </w:rPr>
                <w:t>http</w:t>
              </w:r>
              <w:r>
                <w:rPr>
                  <w:spacing w:val="-12"/>
                  <w:sz w:val="20"/>
                </w:rPr>
                <w:t xml:space="preserve"> </w:t>
              </w:r>
              <w:r>
                <w:rPr>
                  <w:sz w:val="20"/>
                </w:rPr>
                <w:t>:</w:t>
              </w:r>
              <w:proofErr w:type="gramEnd"/>
              <w:r>
                <w:rPr>
                  <w:spacing w:val="-12"/>
                  <w:sz w:val="20"/>
                </w:rPr>
                <w:t xml:space="preserve"> </w:t>
              </w:r>
              <w:r>
                <w:rPr>
                  <w:sz w:val="20"/>
                </w:rPr>
                <w:t>/</w:t>
              </w:r>
              <w:r>
                <w:rPr>
                  <w:spacing w:val="-13"/>
                  <w:sz w:val="20"/>
                </w:rPr>
                <w:t xml:space="preserve"> </w:t>
              </w:r>
              <w:r>
                <w:rPr>
                  <w:sz w:val="20"/>
                </w:rPr>
                <w:t>/</w:t>
              </w:r>
              <w:r>
                <w:rPr>
                  <w:spacing w:val="-12"/>
                  <w:sz w:val="20"/>
                </w:rPr>
                <w:t xml:space="preserve"> </w:t>
              </w:r>
              <w:proofErr w:type="spellStart"/>
              <w:proofErr w:type="gramStart"/>
              <w:r>
                <w:rPr>
                  <w:sz w:val="20"/>
                </w:rPr>
                <w:t>arxiv</w:t>
              </w:r>
              <w:proofErr w:type="spellEnd"/>
              <w:r>
                <w:rPr>
                  <w:spacing w:val="-24"/>
                  <w:sz w:val="20"/>
                </w:rPr>
                <w:t xml:space="preserve"> </w:t>
              </w:r>
              <w:r>
                <w:rPr>
                  <w:sz w:val="20"/>
                </w:rPr>
                <w:t>.</w:t>
              </w:r>
              <w:proofErr w:type="gramEnd"/>
              <w:r>
                <w:rPr>
                  <w:spacing w:val="-12"/>
                  <w:sz w:val="20"/>
                </w:rPr>
                <w:t xml:space="preserve"> </w:t>
              </w:r>
              <w:r>
                <w:rPr>
                  <w:sz w:val="20"/>
                </w:rPr>
                <w:t>org</w:t>
              </w:r>
              <w:r>
                <w:rPr>
                  <w:spacing w:val="-12"/>
                  <w:sz w:val="20"/>
                </w:rPr>
                <w:t xml:space="preserve"> </w:t>
              </w:r>
              <w:r>
                <w:rPr>
                  <w:sz w:val="20"/>
                </w:rPr>
                <w:t>/</w:t>
              </w:r>
              <w:r>
                <w:rPr>
                  <w:spacing w:val="-12"/>
                  <w:sz w:val="20"/>
                </w:rPr>
                <w:t xml:space="preserve"> </w:t>
              </w:r>
              <w:r>
                <w:rPr>
                  <w:sz w:val="20"/>
                </w:rPr>
                <w:t>abs</w:t>
              </w:r>
              <w:r>
                <w:rPr>
                  <w:spacing w:val="-12"/>
                  <w:sz w:val="20"/>
                </w:rPr>
                <w:t xml:space="preserve"> </w:t>
              </w:r>
              <w:r>
                <w:rPr>
                  <w:sz w:val="20"/>
                </w:rPr>
                <w:t>/</w:t>
              </w:r>
              <w:r>
                <w:rPr>
                  <w:spacing w:val="-12"/>
                  <w:sz w:val="20"/>
                </w:rPr>
                <w:t xml:space="preserve"> </w:t>
              </w:r>
              <w:proofErr w:type="gramStart"/>
              <w:r>
                <w:rPr>
                  <w:sz w:val="20"/>
                </w:rPr>
                <w:t>2310</w:t>
              </w:r>
              <w:r>
                <w:rPr>
                  <w:spacing w:val="-12"/>
                  <w:sz w:val="20"/>
                </w:rPr>
                <w:t xml:space="preserve"> </w:t>
              </w:r>
              <w:r>
                <w:rPr>
                  <w:sz w:val="20"/>
                </w:rPr>
                <w:t>.</w:t>
              </w:r>
              <w:proofErr w:type="gramEnd"/>
              <w:r>
                <w:rPr>
                  <w:spacing w:val="-13"/>
                  <w:sz w:val="20"/>
                </w:rPr>
                <w:t xml:space="preserve"> </w:t>
              </w:r>
              <w:r>
                <w:rPr>
                  <w:sz w:val="20"/>
                </w:rPr>
                <w:t>10547</w:t>
              </w:r>
            </w:hyperlink>
            <w:r>
              <w:rPr>
                <w:spacing w:val="52"/>
                <w:sz w:val="20"/>
              </w:rPr>
              <w:t xml:space="preserve"> </w:t>
            </w:r>
            <w:r>
              <w:rPr>
                <w:sz w:val="20"/>
              </w:rPr>
              <w:t>(visited</w:t>
            </w:r>
            <w:r>
              <w:rPr>
                <w:spacing w:val="52"/>
                <w:sz w:val="20"/>
              </w:rPr>
              <w:t xml:space="preserve"> </w:t>
            </w:r>
            <w:r>
              <w:rPr>
                <w:spacing w:val="-7"/>
                <w:sz w:val="20"/>
              </w:rPr>
              <w:t>on</w:t>
            </w:r>
          </w:p>
        </w:tc>
        <w:tc>
          <w:tcPr>
            <w:tcW w:w="552" w:type="dxa"/>
          </w:tcPr>
          <w:p w14:paraId="5EEA7955" w14:textId="77777777" w:rsidR="00497208" w:rsidRDefault="00497208">
            <w:pPr>
              <w:pStyle w:val="TableParagraph"/>
              <w:spacing w:line="240" w:lineRule="auto"/>
              <w:rPr>
                <w:sz w:val="16"/>
              </w:rPr>
            </w:pPr>
          </w:p>
        </w:tc>
        <w:tc>
          <w:tcPr>
            <w:tcW w:w="4641" w:type="dxa"/>
          </w:tcPr>
          <w:p w14:paraId="5EEA7956" w14:textId="77777777" w:rsidR="00497208" w:rsidRDefault="007C7D88">
            <w:pPr>
              <w:pStyle w:val="TableParagraph"/>
              <w:ind w:left="97"/>
              <w:rPr>
                <w:sz w:val="20"/>
              </w:rPr>
            </w:pPr>
            <w:hyperlink r:id="rId29">
              <w:r>
                <w:rPr>
                  <w:sz w:val="20"/>
                </w:rPr>
                <w:t>1016/j.visres.2022.108164.</w:t>
              </w:r>
            </w:hyperlink>
            <w:r>
              <w:rPr>
                <w:spacing w:val="39"/>
                <w:sz w:val="20"/>
              </w:rPr>
              <w:t xml:space="preserve">  </w:t>
            </w:r>
            <w:r>
              <w:rPr>
                <w:sz w:val="16"/>
              </w:rPr>
              <w:t>URL</w:t>
            </w:r>
            <w:r>
              <w:rPr>
                <w:sz w:val="20"/>
              </w:rPr>
              <w:t>:</w:t>
            </w:r>
            <w:r>
              <w:rPr>
                <w:spacing w:val="34"/>
                <w:sz w:val="20"/>
              </w:rPr>
              <w:t xml:space="preserve">  </w:t>
            </w:r>
            <w:hyperlink r:id="rId30">
              <w:r>
                <w:rPr>
                  <w:spacing w:val="-2"/>
                  <w:sz w:val="20"/>
                </w:rPr>
                <w:t>https://linkinghub.</w:t>
              </w:r>
            </w:hyperlink>
          </w:p>
        </w:tc>
      </w:tr>
      <w:tr w:rsidR="00497208" w14:paraId="5EEA795C" w14:textId="77777777">
        <w:trPr>
          <w:trHeight w:val="239"/>
        </w:trPr>
        <w:tc>
          <w:tcPr>
            <w:tcW w:w="482" w:type="dxa"/>
            <w:vMerge/>
            <w:tcBorders>
              <w:top w:val="nil"/>
            </w:tcBorders>
          </w:tcPr>
          <w:p w14:paraId="5EEA7958" w14:textId="77777777" w:rsidR="00497208" w:rsidRDefault="00497208">
            <w:pPr>
              <w:rPr>
                <w:sz w:val="2"/>
                <w:szCs w:val="2"/>
              </w:rPr>
            </w:pPr>
          </w:p>
        </w:tc>
        <w:tc>
          <w:tcPr>
            <w:tcW w:w="4710" w:type="dxa"/>
          </w:tcPr>
          <w:p w14:paraId="5EEA7959" w14:textId="77777777" w:rsidR="00497208" w:rsidRDefault="007C7D88">
            <w:pPr>
              <w:pStyle w:val="TableParagraph"/>
              <w:ind w:left="99"/>
              <w:rPr>
                <w:sz w:val="20"/>
              </w:rPr>
            </w:pPr>
            <w:bookmarkStart w:id="235" w:name="_bookmark10"/>
            <w:bookmarkEnd w:id="235"/>
            <w:r>
              <w:rPr>
                <w:sz w:val="20"/>
              </w:rPr>
              <w:t>11/29/2024).</w:t>
            </w:r>
            <w:r>
              <w:rPr>
                <w:spacing w:val="5"/>
                <w:sz w:val="20"/>
              </w:rPr>
              <w:t xml:space="preserve"> </w:t>
            </w:r>
            <w:r>
              <w:rPr>
                <w:sz w:val="20"/>
              </w:rPr>
              <w:t>Pre-</w:t>
            </w:r>
            <w:r>
              <w:rPr>
                <w:spacing w:val="-2"/>
                <w:sz w:val="20"/>
              </w:rPr>
              <w:t>published.</w:t>
            </w:r>
          </w:p>
        </w:tc>
        <w:tc>
          <w:tcPr>
            <w:tcW w:w="552" w:type="dxa"/>
          </w:tcPr>
          <w:p w14:paraId="5EEA795A" w14:textId="77777777" w:rsidR="00497208" w:rsidRDefault="00497208">
            <w:pPr>
              <w:pStyle w:val="TableParagraph"/>
              <w:spacing w:line="240" w:lineRule="auto"/>
              <w:rPr>
                <w:sz w:val="16"/>
              </w:rPr>
            </w:pPr>
          </w:p>
        </w:tc>
        <w:tc>
          <w:tcPr>
            <w:tcW w:w="4641" w:type="dxa"/>
          </w:tcPr>
          <w:p w14:paraId="5EEA795B" w14:textId="77777777" w:rsidR="00497208" w:rsidRDefault="007C7D88">
            <w:pPr>
              <w:pStyle w:val="TableParagraph"/>
              <w:ind w:left="97"/>
              <w:rPr>
                <w:sz w:val="20"/>
              </w:rPr>
            </w:pPr>
            <w:hyperlink r:id="rId31">
              <w:r>
                <w:rPr>
                  <w:sz w:val="20"/>
                </w:rPr>
                <w:t>elsevier.com/retrieve/</w:t>
              </w:r>
              <w:proofErr w:type="spellStart"/>
              <w:r>
                <w:rPr>
                  <w:sz w:val="20"/>
                </w:rPr>
                <w:t>pii</w:t>
              </w:r>
              <w:proofErr w:type="spellEnd"/>
              <w:r>
                <w:rPr>
                  <w:sz w:val="20"/>
                </w:rPr>
                <w:t>/S0042698922001705</w:t>
              </w:r>
            </w:hyperlink>
            <w:r>
              <w:rPr>
                <w:spacing w:val="74"/>
                <w:w w:val="150"/>
                <w:sz w:val="20"/>
              </w:rPr>
              <w:t xml:space="preserve"> </w:t>
            </w:r>
            <w:r>
              <w:rPr>
                <w:spacing w:val="-2"/>
                <w:sz w:val="20"/>
              </w:rPr>
              <w:t>(visited</w:t>
            </w:r>
          </w:p>
        </w:tc>
      </w:tr>
      <w:tr w:rsidR="00497208" w14:paraId="5EEA7961" w14:textId="77777777">
        <w:trPr>
          <w:trHeight w:val="239"/>
        </w:trPr>
        <w:tc>
          <w:tcPr>
            <w:tcW w:w="482" w:type="dxa"/>
          </w:tcPr>
          <w:p w14:paraId="5EEA795D" w14:textId="77777777" w:rsidR="00497208" w:rsidRDefault="007C7D88">
            <w:pPr>
              <w:pStyle w:val="TableParagraph"/>
              <w:ind w:right="98"/>
              <w:jc w:val="right"/>
              <w:rPr>
                <w:sz w:val="20"/>
              </w:rPr>
            </w:pPr>
            <w:r>
              <w:rPr>
                <w:spacing w:val="-5"/>
                <w:sz w:val="20"/>
              </w:rPr>
              <w:t>[3]</w:t>
            </w:r>
          </w:p>
        </w:tc>
        <w:tc>
          <w:tcPr>
            <w:tcW w:w="4710" w:type="dxa"/>
          </w:tcPr>
          <w:p w14:paraId="5EEA795E" w14:textId="77777777" w:rsidR="00497208" w:rsidRDefault="007C7D88">
            <w:pPr>
              <w:pStyle w:val="TableParagraph"/>
              <w:ind w:left="99"/>
              <w:rPr>
                <w:i/>
                <w:sz w:val="20"/>
              </w:rPr>
            </w:pPr>
            <w:proofErr w:type="spellStart"/>
            <w:r>
              <w:rPr>
                <w:sz w:val="20"/>
              </w:rPr>
              <w:t>Haodong</w:t>
            </w:r>
            <w:proofErr w:type="spellEnd"/>
            <w:r>
              <w:rPr>
                <w:spacing w:val="10"/>
                <w:sz w:val="20"/>
              </w:rPr>
              <w:t xml:space="preserve"> </w:t>
            </w:r>
            <w:r>
              <w:rPr>
                <w:sz w:val="20"/>
              </w:rPr>
              <w:t>Duan</w:t>
            </w:r>
            <w:r>
              <w:rPr>
                <w:spacing w:val="10"/>
                <w:sz w:val="20"/>
              </w:rPr>
              <w:t xml:space="preserve"> </w:t>
            </w:r>
            <w:r>
              <w:rPr>
                <w:sz w:val="20"/>
              </w:rPr>
              <w:t>et</w:t>
            </w:r>
            <w:r>
              <w:rPr>
                <w:spacing w:val="11"/>
                <w:sz w:val="20"/>
              </w:rPr>
              <w:t xml:space="preserve"> </w:t>
            </w:r>
            <w:r>
              <w:rPr>
                <w:sz w:val="20"/>
              </w:rPr>
              <w:t>al.</w:t>
            </w:r>
            <w:r>
              <w:rPr>
                <w:spacing w:val="10"/>
                <w:sz w:val="20"/>
              </w:rPr>
              <w:t xml:space="preserve"> </w:t>
            </w:r>
            <w:r>
              <w:rPr>
                <w:i/>
                <w:sz w:val="20"/>
              </w:rPr>
              <w:t>PYSKL:</w:t>
            </w:r>
            <w:r>
              <w:rPr>
                <w:i/>
                <w:spacing w:val="11"/>
                <w:sz w:val="20"/>
              </w:rPr>
              <w:t xml:space="preserve"> </w:t>
            </w:r>
            <w:r>
              <w:rPr>
                <w:i/>
                <w:sz w:val="20"/>
              </w:rPr>
              <w:t>Towards</w:t>
            </w:r>
            <w:r>
              <w:rPr>
                <w:i/>
                <w:spacing w:val="10"/>
                <w:sz w:val="20"/>
              </w:rPr>
              <w:t xml:space="preserve"> </w:t>
            </w:r>
            <w:r>
              <w:rPr>
                <w:i/>
                <w:sz w:val="20"/>
              </w:rPr>
              <w:t>Good</w:t>
            </w:r>
            <w:r>
              <w:rPr>
                <w:i/>
                <w:spacing w:val="11"/>
                <w:sz w:val="20"/>
              </w:rPr>
              <w:t xml:space="preserve"> </w:t>
            </w:r>
            <w:r>
              <w:rPr>
                <w:i/>
                <w:spacing w:val="-2"/>
                <w:sz w:val="20"/>
              </w:rPr>
              <w:t>Practices</w:t>
            </w:r>
          </w:p>
        </w:tc>
        <w:tc>
          <w:tcPr>
            <w:tcW w:w="552" w:type="dxa"/>
          </w:tcPr>
          <w:p w14:paraId="5EEA795F" w14:textId="77777777" w:rsidR="00497208" w:rsidRDefault="00497208">
            <w:pPr>
              <w:pStyle w:val="TableParagraph"/>
              <w:spacing w:line="240" w:lineRule="auto"/>
              <w:rPr>
                <w:sz w:val="16"/>
              </w:rPr>
            </w:pPr>
          </w:p>
        </w:tc>
        <w:tc>
          <w:tcPr>
            <w:tcW w:w="4641" w:type="dxa"/>
          </w:tcPr>
          <w:p w14:paraId="5EEA7960" w14:textId="77777777" w:rsidR="00497208" w:rsidRDefault="007C7D88">
            <w:pPr>
              <w:pStyle w:val="TableParagraph"/>
              <w:ind w:left="97"/>
              <w:rPr>
                <w:sz w:val="20"/>
              </w:rPr>
            </w:pPr>
            <w:bookmarkStart w:id="236" w:name="_bookmark11"/>
            <w:bookmarkEnd w:id="236"/>
            <w:r>
              <w:rPr>
                <w:sz w:val="20"/>
              </w:rPr>
              <w:t>on</w:t>
            </w:r>
            <w:r>
              <w:rPr>
                <w:spacing w:val="17"/>
                <w:sz w:val="20"/>
              </w:rPr>
              <w:t xml:space="preserve"> </w:t>
            </w:r>
            <w:r>
              <w:rPr>
                <w:spacing w:val="-2"/>
                <w:sz w:val="20"/>
              </w:rPr>
              <w:t>03/07/2024).</w:t>
            </w:r>
          </w:p>
        </w:tc>
      </w:tr>
      <w:tr w:rsidR="00497208" w14:paraId="5EEA7966" w14:textId="77777777">
        <w:trPr>
          <w:trHeight w:val="239"/>
        </w:trPr>
        <w:tc>
          <w:tcPr>
            <w:tcW w:w="482" w:type="dxa"/>
          </w:tcPr>
          <w:p w14:paraId="5EEA7962" w14:textId="77777777" w:rsidR="00497208" w:rsidRDefault="00497208">
            <w:pPr>
              <w:pStyle w:val="TableParagraph"/>
              <w:spacing w:line="240" w:lineRule="auto"/>
              <w:rPr>
                <w:sz w:val="16"/>
              </w:rPr>
            </w:pPr>
          </w:p>
        </w:tc>
        <w:tc>
          <w:tcPr>
            <w:tcW w:w="4710" w:type="dxa"/>
          </w:tcPr>
          <w:p w14:paraId="5EEA7963" w14:textId="77777777" w:rsidR="00497208" w:rsidRDefault="007C7D88">
            <w:pPr>
              <w:pStyle w:val="TableParagraph"/>
              <w:ind w:left="99"/>
              <w:rPr>
                <w:sz w:val="20"/>
              </w:rPr>
            </w:pPr>
            <w:r>
              <w:rPr>
                <w:i/>
                <w:sz w:val="20"/>
              </w:rPr>
              <w:t>for</w:t>
            </w:r>
            <w:r>
              <w:rPr>
                <w:i/>
                <w:spacing w:val="32"/>
                <w:sz w:val="20"/>
              </w:rPr>
              <w:t xml:space="preserve"> </w:t>
            </w:r>
            <w:r>
              <w:rPr>
                <w:i/>
                <w:sz w:val="20"/>
              </w:rPr>
              <w:t>Skeleton</w:t>
            </w:r>
            <w:r>
              <w:rPr>
                <w:i/>
                <w:spacing w:val="32"/>
                <w:sz w:val="20"/>
              </w:rPr>
              <w:t xml:space="preserve"> </w:t>
            </w:r>
            <w:r>
              <w:rPr>
                <w:i/>
                <w:sz w:val="20"/>
              </w:rPr>
              <w:t>Action</w:t>
            </w:r>
            <w:r>
              <w:rPr>
                <w:i/>
                <w:spacing w:val="33"/>
                <w:sz w:val="20"/>
              </w:rPr>
              <w:t xml:space="preserve"> </w:t>
            </w:r>
            <w:r>
              <w:rPr>
                <w:i/>
                <w:sz w:val="20"/>
              </w:rPr>
              <w:t>Recognition</w:t>
            </w:r>
            <w:r>
              <w:rPr>
                <w:sz w:val="20"/>
              </w:rPr>
              <w:t>.</w:t>
            </w:r>
            <w:r>
              <w:rPr>
                <w:spacing w:val="33"/>
                <w:sz w:val="20"/>
              </w:rPr>
              <w:t xml:space="preserve"> </w:t>
            </w:r>
            <w:r>
              <w:rPr>
                <w:sz w:val="20"/>
              </w:rPr>
              <w:t>May</w:t>
            </w:r>
            <w:r>
              <w:rPr>
                <w:spacing w:val="33"/>
                <w:sz w:val="20"/>
              </w:rPr>
              <w:t xml:space="preserve"> </w:t>
            </w:r>
            <w:r>
              <w:rPr>
                <w:sz w:val="20"/>
              </w:rPr>
              <w:t>19,</w:t>
            </w:r>
            <w:r>
              <w:rPr>
                <w:spacing w:val="32"/>
                <w:sz w:val="20"/>
              </w:rPr>
              <w:t xml:space="preserve"> </w:t>
            </w:r>
            <w:r>
              <w:rPr>
                <w:sz w:val="20"/>
              </w:rPr>
              <w:t>2022.</w:t>
            </w:r>
            <w:r>
              <w:rPr>
                <w:spacing w:val="38"/>
                <w:sz w:val="20"/>
              </w:rPr>
              <w:t xml:space="preserve"> </w:t>
            </w:r>
            <w:r>
              <w:rPr>
                <w:spacing w:val="-4"/>
                <w:sz w:val="16"/>
              </w:rPr>
              <w:t>DOI</w:t>
            </w:r>
            <w:r>
              <w:rPr>
                <w:spacing w:val="-4"/>
                <w:sz w:val="20"/>
              </w:rPr>
              <w:t>:</w:t>
            </w:r>
          </w:p>
        </w:tc>
        <w:tc>
          <w:tcPr>
            <w:tcW w:w="552" w:type="dxa"/>
          </w:tcPr>
          <w:p w14:paraId="5EEA7964" w14:textId="77777777" w:rsidR="00497208" w:rsidRDefault="007C7D88">
            <w:pPr>
              <w:pStyle w:val="TableParagraph"/>
              <w:ind w:left="16"/>
              <w:jc w:val="center"/>
              <w:rPr>
                <w:sz w:val="20"/>
              </w:rPr>
            </w:pPr>
            <w:r>
              <w:rPr>
                <w:spacing w:val="-4"/>
                <w:sz w:val="20"/>
              </w:rPr>
              <w:t>[13]</w:t>
            </w:r>
          </w:p>
        </w:tc>
        <w:tc>
          <w:tcPr>
            <w:tcW w:w="4641" w:type="dxa"/>
          </w:tcPr>
          <w:p w14:paraId="5EEA7965" w14:textId="77777777" w:rsidR="00497208" w:rsidRDefault="007C7D88">
            <w:pPr>
              <w:pStyle w:val="TableParagraph"/>
              <w:ind w:left="97"/>
              <w:rPr>
                <w:sz w:val="20"/>
              </w:rPr>
            </w:pPr>
            <w:r>
              <w:rPr>
                <w:sz w:val="20"/>
              </w:rPr>
              <w:t>Adam</w:t>
            </w:r>
            <w:r>
              <w:rPr>
                <w:spacing w:val="47"/>
                <w:sz w:val="20"/>
              </w:rPr>
              <w:t xml:space="preserve"> </w:t>
            </w:r>
            <w:r>
              <w:rPr>
                <w:sz w:val="20"/>
              </w:rPr>
              <w:t>Paszke</w:t>
            </w:r>
            <w:r>
              <w:rPr>
                <w:spacing w:val="47"/>
                <w:sz w:val="20"/>
              </w:rPr>
              <w:t xml:space="preserve"> </w:t>
            </w:r>
            <w:r>
              <w:rPr>
                <w:sz w:val="20"/>
              </w:rPr>
              <w:t>et</w:t>
            </w:r>
            <w:r>
              <w:rPr>
                <w:spacing w:val="47"/>
                <w:sz w:val="20"/>
              </w:rPr>
              <w:t xml:space="preserve"> </w:t>
            </w:r>
            <w:r>
              <w:rPr>
                <w:sz w:val="20"/>
              </w:rPr>
              <w:t>al.</w:t>
            </w:r>
            <w:r>
              <w:rPr>
                <w:spacing w:val="47"/>
                <w:sz w:val="20"/>
              </w:rPr>
              <w:t xml:space="preserve"> </w:t>
            </w:r>
            <w:r>
              <w:rPr>
                <w:sz w:val="20"/>
              </w:rPr>
              <w:t>“</w:t>
            </w:r>
            <w:proofErr w:type="spellStart"/>
            <w:r>
              <w:rPr>
                <w:sz w:val="20"/>
              </w:rPr>
              <w:t>PyTorch</w:t>
            </w:r>
            <w:proofErr w:type="spellEnd"/>
            <w:r>
              <w:rPr>
                <w:sz w:val="20"/>
              </w:rPr>
              <w:t>:</w:t>
            </w:r>
            <w:r>
              <w:rPr>
                <w:spacing w:val="47"/>
                <w:sz w:val="20"/>
              </w:rPr>
              <w:t xml:space="preserve"> </w:t>
            </w:r>
            <w:r>
              <w:rPr>
                <w:sz w:val="20"/>
              </w:rPr>
              <w:t>An</w:t>
            </w:r>
            <w:r>
              <w:rPr>
                <w:spacing w:val="47"/>
                <w:sz w:val="20"/>
              </w:rPr>
              <w:t xml:space="preserve"> </w:t>
            </w:r>
            <w:r>
              <w:rPr>
                <w:sz w:val="20"/>
              </w:rPr>
              <w:t>Imperative</w:t>
            </w:r>
            <w:r>
              <w:rPr>
                <w:spacing w:val="47"/>
                <w:sz w:val="20"/>
              </w:rPr>
              <w:t xml:space="preserve"> </w:t>
            </w:r>
            <w:r>
              <w:rPr>
                <w:spacing w:val="-2"/>
                <w:sz w:val="20"/>
              </w:rPr>
              <w:t>Style,</w:t>
            </w:r>
          </w:p>
        </w:tc>
      </w:tr>
      <w:tr w:rsidR="00497208" w14:paraId="5EEA796B" w14:textId="77777777">
        <w:trPr>
          <w:trHeight w:val="239"/>
        </w:trPr>
        <w:tc>
          <w:tcPr>
            <w:tcW w:w="482" w:type="dxa"/>
          </w:tcPr>
          <w:p w14:paraId="5EEA7967" w14:textId="77777777" w:rsidR="00497208" w:rsidRDefault="00497208">
            <w:pPr>
              <w:pStyle w:val="TableParagraph"/>
              <w:spacing w:line="240" w:lineRule="auto"/>
              <w:rPr>
                <w:sz w:val="16"/>
              </w:rPr>
            </w:pPr>
          </w:p>
        </w:tc>
        <w:tc>
          <w:tcPr>
            <w:tcW w:w="4710" w:type="dxa"/>
          </w:tcPr>
          <w:p w14:paraId="5EEA7968" w14:textId="77777777" w:rsidR="00497208" w:rsidRDefault="007C7D88">
            <w:pPr>
              <w:pStyle w:val="TableParagraph"/>
              <w:ind w:left="99"/>
              <w:rPr>
                <w:sz w:val="20"/>
              </w:rPr>
            </w:pPr>
            <w:hyperlink r:id="rId32">
              <w:r>
                <w:rPr>
                  <w:sz w:val="20"/>
                </w:rPr>
                <w:t>10.48550/arXiv.2205.09443.</w:t>
              </w:r>
            </w:hyperlink>
            <w:r>
              <w:rPr>
                <w:spacing w:val="3"/>
                <w:sz w:val="20"/>
              </w:rPr>
              <w:t xml:space="preserve"> </w:t>
            </w:r>
            <w:proofErr w:type="spellStart"/>
            <w:r>
              <w:rPr>
                <w:sz w:val="20"/>
              </w:rPr>
              <w:t>arXiv</w:t>
            </w:r>
            <w:proofErr w:type="spellEnd"/>
            <w:r>
              <w:rPr>
                <w:sz w:val="20"/>
              </w:rPr>
              <w:t>:</w:t>
            </w:r>
            <w:r>
              <w:rPr>
                <w:spacing w:val="4"/>
                <w:sz w:val="20"/>
              </w:rPr>
              <w:t xml:space="preserve"> </w:t>
            </w:r>
            <w:hyperlink r:id="rId33">
              <w:r>
                <w:rPr>
                  <w:sz w:val="20"/>
                </w:rPr>
                <w:t>2205.09443</w:t>
              </w:r>
              <w:r>
                <w:rPr>
                  <w:spacing w:val="3"/>
                  <w:sz w:val="20"/>
                </w:rPr>
                <w:t xml:space="preserve"> </w:t>
              </w:r>
              <w:r>
                <w:rPr>
                  <w:rFonts w:ascii="Courier New"/>
                  <w:spacing w:val="-2"/>
                  <w:sz w:val="20"/>
                </w:rPr>
                <w:t>[cs]</w:t>
              </w:r>
            </w:hyperlink>
            <w:r>
              <w:rPr>
                <w:spacing w:val="-2"/>
                <w:sz w:val="20"/>
              </w:rPr>
              <w:t>.</w:t>
            </w:r>
          </w:p>
        </w:tc>
        <w:tc>
          <w:tcPr>
            <w:tcW w:w="552" w:type="dxa"/>
          </w:tcPr>
          <w:p w14:paraId="5EEA7969" w14:textId="77777777" w:rsidR="00497208" w:rsidRDefault="00497208">
            <w:pPr>
              <w:pStyle w:val="TableParagraph"/>
              <w:spacing w:line="240" w:lineRule="auto"/>
              <w:rPr>
                <w:sz w:val="16"/>
              </w:rPr>
            </w:pPr>
          </w:p>
        </w:tc>
        <w:tc>
          <w:tcPr>
            <w:tcW w:w="4641" w:type="dxa"/>
          </w:tcPr>
          <w:p w14:paraId="5EEA796A" w14:textId="77777777" w:rsidR="00497208" w:rsidRDefault="007C7D88">
            <w:pPr>
              <w:pStyle w:val="TableParagraph"/>
              <w:ind w:left="97"/>
              <w:rPr>
                <w:sz w:val="20"/>
              </w:rPr>
            </w:pPr>
            <w:bookmarkStart w:id="237" w:name="_bookmark12"/>
            <w:bookmarkEnd w:id="237"/>
            <w:r>
              <w:rPr>
                <w:sz w:val="20"/>
              </w:rPr>
              <w:t>High-Performance</w:t>
            </w:r>
            <w:r>
              <w:rPr>
                <w:spacing w:val="11"/>
                <w:sz w:val="20"/>
              </w:rPr>
              <w:t xml:space="preserve"> </w:t>
            </w:r>
            <w:r>
              <w:rPr>
                <w:sz w:val="20"/>
              </w:rPr>
              <w:t>Deep</w:t>
            </w:r>
            <w:r>
              <w:rPr>
                <w:spacing w:val="12"/>
                <w:sz w:val="20"/>
              </w:rPr>
              <w:t xml:space="preserve"> </w:t>
            </w:r>
            <w:r>
              <w:rPr>
                <w:sz w:val="20"/>
              </w:rPr>
              <w:t>Learning</w:t>
            </w:r>
            <w:r>
              <w:rPr>
                <w:spacing w:val="12"/>
                <w:sz w:val="20"/>
              </w:rPr>
              <w:t xml:space="preserve"> </w:t>
            </w:r>
            <w:r>
              <w:rPr>
                <w:sz w:val="20"/>
              </w:rPr>
              <w:t>Library”.</w:t>
            </w:r>
            <w:r>
              <w:rPr>
                <w:spacing w:val="12"/>
                <w:sz w:val="20"/>
              </w:rPr>
              <w:t xml:space="preserve"> </w:t>
            </w:r>
            <w:r>
              <w:rPr>
                <w:sz w:val="20"/>
              </w:rPr>
              <w:t>In:</w:t>
            </w:r>
            <w:r>
              <w:rPr>
                <w:spacing w:val="12"/>
                <w:sz w:val="20"/>
              </w:rPr>
              <w:t xml:space="preserve"> </w:t>
            </w:r>
            <w:r>
              <w:rPr>
                <w:spacing w:val="-5"/>
                <w:sz w:val="20"/>
              </w:rPr>
              <w:t>().</w:t>
            </w:r>
          </w:p>
        </w:tc>
      </w:tr>
      <w:tr w:rsidR="00497208" w14:paraId="5EEA7970" w14:textId="77777777">
        <w:trPr>
          <w:trHeight w:val="239"/>
        </w:trPr>
        <w:tc>
          <w:tcPr>
            <w:tcW w:w="482" w:type="dxa"/>
          </w:tcPr>
          <w:p w14:paraId="5EEA796C" w14:textId="77777777" w:rsidR="00497208" w:rsidRDefault="00497208">
            <w:pPr>
              <w:pStyle w:val="TableParagraph"/>
              <w:spacing w:line="240" w:lineRule="auto"/>
              <w:rPr>
                <w:sz w:val="16"/>
              </w:rPr>
            </w:pPr>
          </w:p>
        </w:tc>
        <w:tc>
          <w:tcPr>
            <w:tcW w:w="4710" w:type="dxa"/>
          </w:tcPr>
          <w:p w14:paraId="5EEA796D" w14:textId="77777777" w:rsidR="00497208" w:rsidRDefault="007C7D88">
            <w:pPr>
              <w:pStyle w:val="TableParagraph"/>
              <w:ind w:left="104"/>
              <w:rPr>
                <w:sz w:val="20"/>
              </w:rPr>
            </w:pPr>
            <w:r>
              <w:rPr>
                <w:sz w:val="16"/>
              </w:rPr>
              <w:t>URL</w:t>
            </w:r>
            <w:r>
              <w:rPr>
                <w:sz w:val="20"/>
              </w:rPr>
              <w:t>:</w:t>
            </w:r>
            <w:r>
              <w:rPr>
                <w:spacing w:val="51"/>
                <w:sz w:val="20"/>
              </w:rPr>
              <w:t xml:space="preserve"> </w:t>
            </w:r>
            <w:hyperlink r:id="rId34">
              <w:proofErr w:type="gramStart"/>
              <w:r>
                <w:rPr>
                  <w:sz w:val="20"/>
                </w:rPr>
                <w:t>http</w:t>
              </w:r>
              <w:r>
                <w:rPr>
                  <w:spacing w:val="-12"/>
                  <w:sz w:val="20"/>
                </w:rPr>
                <w:t xml:space="preserve"> </w:t>
              </w:r>
              <w:r>
                <w:rPr>
                  <w:sz w:val="20"/>
                </w:rPr>
                <w:t>:</w:t>
              </w:r>
              <w:proofErr w:type="gramEnd"/>
              <w:r>
                <w:rPr>
                  <w:spacing w:val="-12"/>
                  <w:sz w:val="20"/>
                </w:rPr>
                <w:t xml:space="preserve"> </w:t>
              </w:r>
              <w:r>
                <w:rPr>
                  <w:sz w:val="20"/>
                </w:rPr>
                <w:t>/</w:t>
              </w:r>
              <w:r>
                <w:rPr>
                  <w:spacing w:val="-13"/>
                  <w:sz w:val="20"/>
                </w:rPr>
                <w:t xml:space="preserve"> </w:t>
              </w:r>
              <w:r>
                <w:rPr>
                  <w:sz w:val="20"/>
                </w:rPr>
                <w:t>/</w:t>
              </w:r>
              <w:r>
                <w:rPr>
                  <w:spacing w:val="-12"/>
                  <w:sz w:val="20"/>
                </w:rPr>
                <w:t xml:space="preserve"> </w:t>
              </w:r>
              <w:proofErr w:type="spellStart"/>
              <w:proofErr w:type="gramStart"/>
              <w:r>
                <w:rPr>
                  <w:sz w:val="20"/>
                </w:rPr>
                <w:t>arxiv</w:t>
              </w:r>
              <w:proofErr w:type="spellEnd"/>
              <w:r>
                <w:rPr>
                  <w:spacing w:val="-24"/>
                  <w:sz w:val="20"/>
                </w:rPr>
                <w:t xml:space="preserve"> </w:t>
              </w:r>
              <w:r>
                <w:rPr>
                  <w:sz w:val="20"/>
                </w:rPr>
                <w:t>.</w:t>
              </w:r>
              <w:proofErr w:type="gramEnd"/>
              <w:r>
                <w:rPr>
                  <w:spacing w:val="-12"/>
                  <w:sz w:val="20"/>
                </w:rPr>
                <w:t xml:space="preserve"> </w:t>
              </w:r>
              <w:r>
                <w:rPr>
                  <w:sz w:val="20"/>
                </w:rPr>
                <w:t>org</w:t>
              </w:r>
              <w:r>
                <w:rPr>
                  <w:spacing w:val="-12"/>
                  <w:sz w:val="20"/>
                </w:rPr>
                <w:t xml:space="preserve"> </w:t>
              </w:r>
              <w:r>
                <w:rPr>
                  <w:sz w:val="20"/>
                </w:rPr>
                <w:t>/</w:t>
              </w:r>
              <w:r>
                <w:rPr>
                  <w:spacing w:val="-12"/>
                  <w:sz w:val="20"/>
                </w:rPr>
                <w:t xml:space="preserve"> </w:t>
              </w:r>
              <w:r>
                <w:rPr>
                  <w:sz w:val="20"/>
                </w:rPr>
                <w:t>abs</w:t>
              </w:r>
              <w:r>
                <w:rPr>
                  <w:spacing w:val="-12"/>
                  <w:sz w:val="20"/>
                </w:rPr>
                <w:t xml:space="preserve"> </w:t>
              </w:r>
              <w:r>
                <w:rPr>
                  <w:sz w:val="20"/>
                </w:rPr>
                <w:t>/</w:t>
              </w:r>
              <w:r>
                <w:rPr>
                  <w:spacing w:val="-12"/>
                  <w:sz w:val="20"/>
                </w:rPr>
                <w:t xml:space="preserve"> </w:t>
              </w:r>
              <w:proofErr w:type="gramStart"/>
              <w:r>
                <w:rPr>
                  <w:sz w:val="20"/>
                </w:rPr>
                <w:t>2205</w:t>
              </w:r>
              <w:r>
                <w:rPr>
                  <w:spacing w:val="-12"/>
                  <w:sz w:val="20"/>
                </w:rPr>
                <w:t xml:space="preserve"> </w:t>
              </w:r>
              <w:r>
                <w:rPr>
                  <w:sz w:val="20"/>
                </w:rPr>
                <w:t>.</w:t>
              </w:r>
              <w:proofErr w:type="gramEnd"/>
              <w:r>
                <w:rPr>
                  <w:spacing w:val="-13"/>
                  <w:sz w:val="20"/>
                </w:rPr>
                <w:t xml:space="preserve"> </w:t>
              </w:r>
              <w:r>
                <w:rPr>
                  <w:sz w:val="20"/>
                </w:rPr>
                <w:t>09443</w:t>
              </w:r>
            </w:hyperlink>
            <w:r>
              <w:rPr>
                <w:spacing w:val="52"/>
                <w:sz w:val="20"/>
              </w:rPr>
              <w:t xml:space="preserve"> </w:t>
            </w:r>
            <w:r>
              <w:rPr>
                <w:sz w:val="20"/>
              </w:rPr>
              <w:t>(visited</w:t>
            </w:r>
            <w:r>
              <w:rPr>
                <w:spacing w:val="52"/>
                <w:sz w:val="20"/>
              </w:rPr>
              <w:t xml:space="preserve"> </w:t>
            </w:r>
            <w:r>
              <w:rPr>
                <w:spacing w:val="-7"/>
                <w:sz w:val="20"/>
              </w:rPr>
              <w:t>on</w:t>
            </w:r>
          </w:p>
        </w:tc>
        <w:tc>
          <w:tcPr>
            <w:tcW w:w="552" w:type="dxa"/>
          </w:tcPr>
          <w:p w14:paraId="5EEA796E" w14:textId="77777777" w:rsidR="00497208" w:rsidRDefault="007C7D88">
            <w:pPr>
              <w:pStyle w:val="TableParagraph"/>
              <w:ind w:left="16"/>
              <w:jc w:val="center"/>
              <w:rPr>
                <w:sz w:val="20"/>
              </w:rPr>
            </w:pPr>
            <w:r>
              <w:rPr>
                <w:spacing w:val="-4"/>
                <w:sz w:val="20"/>
              </w:rPr>
              <w:t>[14]</w:t>
            </w:r>
          </w:p>
        </w:tc>
        <w:tc>
          <w:tcPr>
            <w:tcW w:w="4641" w:type="dxa"/>
          </w:tcPr>
          <w:p w14:paraId="5EEA796F" w14:textId="77777777" w:rsidR="00497208" w:rsidRDefault="007C7D88">
            <w:pPr>
              <w:pStyle w:val="TableParagraph"/>
              <w:ind w:left="97"/>
              <w:rPr>
                <w:sz w:val="20"/>
              </w:rPr>
            </w:pPr>
            <w:r>
              <w:rPr>
                <w:sz w:val="20"/>
              </w:rPr>
              <w:t>M.</w:t>
            </w:r>
            <w:r>
              <w:rPr>
                <w:spacing w:val="3"/>
                <w:sz w:val="20"/>
              </w:rPr>
              <w:t xml:space="preserve"> </w:t>
            </w:r>
            <w:r>
              <w:rPr>
                <w:sz w:val="20"/>
              </w:rPr>
              <w:t>S.</w:t>
            </w:r>
            <w:r>
              <w:rPr>
                <w:spacing w:val="3"/>
                <w:sz w:val="20"/>
              </w:rPr>
              <w:t xml:space="preserve"> </w:t>
            </w:r>
            <w:r>
              <w:rPr>
                <w:sz w:val="20"/>
              </w:rPr>
              <w:t>Ryoo.</w:t>
            </w:r>
            <w:r>
              <w:rPr>
                <w:spacing w:val="3"/>
                <w:sz w:val="20"/>
              </w:rPr>
              <w:t xml:space="preserve"> </w:t>
            </w:r>
            <w:r>
              <w:rPr>
                <w:sz w:val="20"/>
              </w:rPr>
              <w:t>“Human</w:t>
            </w:r>
            <w:r>
              <w:rPr>
                <w:spacing w:val="4"/>
                <w:sz w:val="20"/>
              </w:rPr>
              <w:t xml:space="preserve"> </w:t>
            </w:r>
            <w:r>
              <w:rPr>
                <w:sz w:val="20"/>
              </w:rPr>
              <w:t>Activity</w:t>
            </w:r>
            <w:r>
              <w:rPr>
                <w:spacing w:val="3"/>
                <w:sz w:val="20"/>
              </w:rPr>
              <w:t xml:space="preserve"> </w:t>
            </w:r>
            <w:r>
              <w:rPr>
                <w:sz w:val="20"/>
              </w:rPr>
              <w:t>Prediction:</w:t>
            </w:r>
            <w:r>
              <w:rPr>
                <w:spacing w:val="3"/>
                <w:sz w:val="20"/>
              </w:rPr>
              <w:t xml:space="preserve"> </w:t>
            </w:r>
            <w:r>
              <w:rPr>
                <w:sz w:val="20"/>
              </w:rPr>
              <w:t>Early</w:t>
            </w:r>
            <w:r>
              <w:rPr>
                <w:spacing w:val="3"/>
                <w:sz w:val="20"/>
              </w:rPr>
              <w:t xml:space="preserve"> </w:t>
            </w:r>
            <w:proofErr w:type="spellStart"/>
            <w:r>
              <w:rPr>
                <w:spacing w:val="-2"/>
                <w:sz w:val="20"/>
              </w:rPr>
              <w:t>Recog</w:t>
            </w:r>
            <w:proofErr w:type="spellEnd"/>
            <w:r>
              <w:rPr>
                <w:spacing w:val="-2"/>
                <w:sz w:val="20"/>
              </w:rPr>
              <w:t>-</w:t>
            </w:r>
          </w:p>
        </w:tc>
      </w:tr>
      <w:tr w:rsidR="00497208" w14:paraId="5EEA7975" w14:textId="77777777">
        <w:trPr>
          <w:trHeight w:val="239"/>
        </w:trPr>
        <w:tc>
          <w:tcPr>
            <w:tcW w:w="482" w:type="dxa"/>
          </w:tcPr>
          <w:p w14:paraId="5EEA7971" w14:textId="77777777" w:rsidR="00497208" w:rsidRDefault="00497208">
            <w:pPr>
              <w:pStyle w:val="TableParagraph"/>
              <w:spacing w:line="240" w:lineRule="auto"/>
              <w:rPr>
                <w:sz w:val="16"/>
              </w:rPr>
            </w:pPr>
          </w:p>
        </w:tc>
        <w:tc>
          <w:tcPr>
            <w:tcW w:w="4710" w:type="dxa"/>
          </w:tcPr>
          <w:p w14:paraId="5EEA7972" w14:textId="77777777" w:rsidR="00497208" w:rsidRDefault="007C7D88">
            <w:pPr>
              <w:pStyle w:val="TableParagraph"/>
              <w:ind w:left="99"/>
              <w:rPr>
                <w:sz w:val="20"/>
              </w:rPr>
            </w:pPr>
            <w:bookmarkStart w:id="238" w:name="_bookmark13"/>
            <w:bookmarkEnd w:id="238"/>
            <w:r>
              <w:rPr>
                <w:sz w:val="20"/>
              </w:rPr>
              <w:t>10/16/2025).</w:t>
            </w:r>
            <w:r>
              <w:rPr>
                <w:spacing w:val="5"/>
                <w:sz w:val="20"/>
              </w:rPr>
              <w:t xml:space="preserve"> </w:t>
            </w:r>
            <w:r>
              <w:rPr>
                <w:sz w:val="20"/>
              </w:rPr>
              <w:t>Pre-</w:t>
            </w:r>
            <w:r>
              <w:rPr>
                <w:spacing w:val="-2"/>
                <w:sz w:val="20"/>
              </w:rPr>
              <w:t>published.</w:t>
            </w:r>
          </w:p>
        </w:tc>
        <w:tc>
          <w:tcPr>
            <w:tcW w:w="552" w:type="dxa"/>
          </w:tcPr>
          <w:p w14:paraId="5EEA7973" w14:textId="77777777" w:rsidR="00497208" w:rsidRDefault="00497208">
            <w:pPr>
              <w:pStyle w:val="TableParagraph"/>
              <w:spacing w:line="240" w:lineRule="auto"/>
              <w:rPr>
                <w:sz w:val="16"/>
              </w:rPr>
            </w:pPr>
          </w:p>
        </w:tc>
        <w:tc>
          <w:tcPr>
            <w:tcW w:w="4641" w:type="dxa"/>
          </w:tcPr>
          <w:p w14:paraId="5EEA7974" w14:textId="77777777" w:rsidR="00497208" w:rsidRDefault="007C7D88">
            <w:pPr>
              <w:pStyle w:val="TableParagraph"/>
              <w:ind w:left="97"/>
              <w:rPr>
                <w:sz w:val="20"/>
              </w:rPr>
            </w:pPr>
            <w:proofErr w:type="spellStart"/>
            <w:r>
              <w:rPr>
                <w:sz w:val="20"/>
              </w:rPr>
              <w:t>nition</w:t>
            </w:r>
            <w:proofErr w:type="spellEnd"/>
            <w:r>
              <w:rPr>
                <w:spacing w:val="25"/>
                <w:sz w:val="20"/>
              </w:rPr>
              <w:t xml:space="preserve"> </w:t>
            </w:r>
            <w:r>
              <w:rPr>
                <w:sz w:val="20"/>
              </w:rPr>
              <w:t>of</w:t>
            </w:r>
            <w:r>
              <w:rPr>
                <w:spacing w:val="26"/>
                <w:sz w:val="20"/>
              </w:rPr>
              <w:t xml:space="preserve"> </w:t>
            </w:r>
            <w:r>
              <w:rPr>
                <w:sz w:val="20"/>
              </w:rPr>
              <w:t>Ongoing</w:t>
            </w:r>
            <w:r>
              <w:rPr>
                <w:spacing w:val="25"/>
                <w:sz w:val="20"/>
              </w:rPr>
              <w:t xml:space="preserve"> </w:t>
            </w:r>
            <w:r>
              <w:rPr>
                <w:sz w:val="20"/>
              </w:rPr>
              <w:t>Activities</w:t>
            </w:r>
            <w:r>
              <w:rPr>
                <w:spacing w:val="26"/>
                <w:sz w:val="20"/>
              </w:rPr>
              <w:t xml:space="preserve"> </w:t>
            </w:r>
            <w:r>
              <w:rPr>
                <w:sz w:val="20"/>
              </w:rPr>
              <w:t>from</w:t>
            </w:r>
            <w:r>
              <w:rPr>
                <w:spacing w:val="26"/>
                <w:sz w:val="20"/>
              </w:rPr>
              <w:t xml:space="preserve"> </w:t>
            </w:r>
            <w:r>
              <w:rPr>
                <w:sz w:val="20"/>
              </w:rPr>
              <w:t>Streaming</w:t>
            </w:r>
            <w:r>
              <w:rPr>
                <w:spacing w:val="25"/>
                <w:sz w:val="20"/>
              </w:rPr>
              <w:t xml:space="preserve"> </w:t>
            </w:r>
            <w:r>
              <w:rPr>
                <w:spacing w:val="-2"/>
                <w:sz w:val="20"/>
              </w:rPr>
              <w:t>Videos”.</w:t>
            </w:r>
          </w:p>
        </w:tc>
      </w:tr>
      <w:tr w:rsidR="00497208" w14:paraId="5EEA797A" w14:textId="77777777">
        <w:trPr>
          <w:trHeight w:val="239"/>
        </w:trPr>
        <w:tc>
          <w:tcPr>
            <w:tcW w:w="482" w:type="dxa"/>
          </w:tcPr>
          <w:p w14:paraId="5EEA7976" w14:textId="77777777" w:rsidR="00497208" w:rsidRDefault="007C7D88">
            <w:pPr>
              <w:pStyle w:val="TableParagraph"/>
              <w:ind w:right="98"/>
              <w:jc w:val="right"/>
              <w:rPr>
                <w:sz w:val="20"/>
              </w:rPr>
            </w:pPr>
            <w:r>
              <w:rPr>
                <w:spacing w:val="-5"/>
                <w:sz w:val="20"/>
              </w:rPr>
              <w:t>[4]</w:t>
            </w:r>
          </w:p>
        </w:tc>
        <w:tc>
          <w:tcPr>
            <w:tcW w:w="4710" w:type="dxa"/>
          </w:tcPr>
          <w:p w14:paraId="5EEA7977" w14:textId="77777777" w:rsidR="00497208" w:rsidRDefault="007C7D88">
            <w:pPr>
              <w:pStyle w:val="TableParagraph"/>
              <w:ind w:left="99"/>
              <w:rPr>
                <w:sz w:val="20"/>
              </w:rPr>
            </w:pPr>
            <w:r>
              <w:rPr>
                <w:sz w:val="20"/>
              </w:rPr>
              <w:t>Cathy</w:t>
            </w:r>
            <w:r>
              <w:rPr>
                <w:spacing w:val="55"/>
                <w:sz w:val="20"/>
              </w:rPr>
              <w:t xml:space="preserve"> </w:t>
            </w:r>
            <w:r>
              <w:rPr>
                <w:sz w:val="20"/>
              </w:rPr>
              <w:t>Ennis,</w:t>
            </w:r>
            <w:r>
              <w:rPr>
                <w:spacing w:val="55"/>
                <w:sz w:val="20"/>
              </w:rPr>
              <w:t xml:space="preserve"> </w:t>
            </w:r>
            <w:r>
              <w:rPr>
                <w:sz w:val="20"/>
              </w:rPr>
              <w:t>Ludovic</w:t>
            </w:r>
            <w:r>
              <w:rPr>
                <w:spacing w:val="55"/>
                <w:sz w:val="20"/>
              </w:rPr>
              <w:t xml:space="preserve"> </w:t>
            </w:r>
            <w:r>
              <w:rPr>
                <w:sz w:val="20"/>
              </w:rPr>
              <w:t>Hoyet,</w:t>
            </w:r>
            <w:r>
              <w:rPr>
                <w:spacing w:val="55"/>
                <w:sz w:val="20"/>
              </w:rPr>
              <w:t xml:space="preserve"> </w:t>
            </w:r>
            <w:r>
              <w:rPr>
                <w:sz w:val="20"/>
              </w:rPr>
              <w:t>and</w:t>
            </w:r>
            <w:r>
              <w:rPr>
                <w:spacing w:val="55"/>
                <w:sz w:val="20"/>
              </w:rPr>
              <w:t xml:space="preserve"> </w:t>
            </w:r>
            <w:r>
              <w:rPr>
                <w:sz w:val="20"/>
              </w:rPr>
              <w:t>Carol</w:t>
            </w:r>
            <w:r>
              <w:rPr>
                <w:spacing w:val="55"/>
                <w:sz w:val="20"/>
              </w:rPr>
              <w:t xml:space="preserve"> </w:t>
            </w:r>
            <w:r>
              <w:rPr>
                <w:spacing w:val="-2"/>
                <w:sz w:val="20"/>
              </w:rPr>
              <w:t>O’Sullivan.</w:t>
            </w:r>
          </w:p>
        </w:tc>
        <w:tc>
          <w:tcPr>
            <w:tcW w:w="552" w:type="dxa"/>
          </w:tcPr>
          <w:p w14:paraId="5EEA7978" w14:textId="77777777" w:rsidR="00497208" w:rsidRDefault="00497208">
            <w:pPr>
              <w:pStyle w:val="TableParagraph"/>
              <w:spacing w:line="240" w:lineRule="auto"/>
              <w:rPr>
                <w:sz w:val="16"/>
              </w:rPr>
            </w:pPr>
          </w:p>
        </w:tc>
        <w:tc>
          <w:tcPr>
            <w:tcW w:w="4641" w:type="dxa"/>
          </w:tcPr>
          <w:p w14:paraId="5EEA7979" w14:textId="77777777" w:rsidR="00497208" w:rsidRDefault="007C7D88">
            <w:pPr>
              <w:pStyle w:val="TableParagraph"/>
              <w:ind w:left="97"/>
              <w:rPr>
                <w:sz w:val="20"/>
              </w:rPr>
            </w:pPr>
            <w:r>
              <w:rPr>
                <w:sz w:val="20"/>
              </w:rPr>
              <w:t>In:</w:t>
            </w:r>
            <w:r>
              <w:rPr>
                <w:spacing w:val="3"/>
                <w:sz w:val="20"/>
              </w:rPr>
              <w:t xml:space="preserve"> </w:t>
            </w:r>
            <w:r>
              <w:rPr>
                <w:i/>
                <w:sz w:val="20"/>
              </w:rPr>
              <w:t>2011</w:t>
            </w:r>
            <w:r>
              <w:rPr>
                <w:i/>
                <w:spacing w:val="4"/>
                <w:sz w:val="20"/>
              </w:rPr>
              <w:t xml:space="preserve"> </w:t>
            </w:r>
            <w:r>
              <w:rPr>
                <w:i/>
                <w:sz w:val="20"/>
              </w:rPr>
              <w:t>International</w:t>
            </w:r>
            <w:r>
              <w:rPr>
                <w:i/>
                <w:spacing w:val="3"/>
                <w:sz w:val="20"/>
              </w:rPr>
              <w:t xml:space="preserve"> </w:t>
            </w:r>
            <w:r>
              <w:rPr>
                <w:i/>
                <w:sz w:val="20"/>
              </w:rPr>
              <w:t>Conference</w:t>
            </w:r>
            <w:r>
              <w:rPr>
                <w:i/>
                <w:spacing w:val="3"/>
                <w:sz w:val="20"/>
              </w:rPr>
              <w:t xml:space="preserve"> </w:t>
            </w:r>
            <w:r>
              <w:rPr>
                <w:i/>
                <w:sz w:val="20"/>
              </w:rPr>
              <w:t>on</w:t>
            </w:r>
            <w:r>
              <w:rPr>
                <w:i/>
                <w:spacing w:val="4"/>
                <w:sz w:val="20"/>
              </w:rPr>
              <w:t xml:space="preserve"> </w:t>
            </w:r>
            <w:r>
              <w:rPr>
                <w:i/>
                <w:sz w:val="20"/>
              </w:rPr>
              <w:t>Computer</w:t>
            </w:r>
            <w:r>
              <w:rPr>
                <w:i/>
                <w:spacing w:val="3"/>
                <w:sz w:val="20"/>
              </w:rPr>
              <w:t xml:space="preserve"> </w:t>
            </w:r>
            <w:r>
              <w:rPr>
                <w:i/>
                <w:spacing w:val="-2"/>
                <w:sz w:val="20"/>
              </w:rPr>
              <w:t>Vision</w:t>
            </w:r>
            <w:r>
              <w:rPr>
                <w:spacing w:val="-2"/>
                <w:sz w:val="20"/>
              </w:rPr>
              <w:t>.</w:t>
            </w:r>
          </w:p>
        </w:tc>
      </w:tr>
      <w:tr w:rsidR="00497208" w14:paraId="5EEA797F" w14:textId="77777777">
        <w:trPr>
          <w:trHeight w:val="239"/>
        </w:trPr>
        <w:tc>
          <w:tcPr>
            <w:tcW w:w="482" w:type="dxa"/>
          </w:tcPr>
          <w:p w14:paraId="5EEA797B" w14:textId="77777777" w:rsidR="00497208" w:rsidRDefault="00497208">
            <w:pPr>
              <w:pStyle w:val="TableParagraph"/>
              <w:spacing w:line="240" w:lineRule="auto"/>
              <w:rPr>
                <w:sz w:val="16"/>
              </w:rPr>
            </w:pPr>
          </w:p>
        </w:tc>
        <w:tc>
          <w:tcPr>
            <w:tcW w:w="4710" w:type="dxa"/>
          </w:tcPr>
          <w:p w14:paraId="5EEA797C" w14:textId="77777777" w:rsidR="00497208" w:rsidRDefault="007C7D88">
            <w:pPr>
              <w:pStyle w:val="TableParagraph"/>
              <w:ind w:left="99"/>
              <w:rPr>
                <w:sz w:val="20"/>
              </w:rPr>
            </w:pPr>
            <w:r>
              <w:rPr>
                <w:sz w:val="20"/>
              </w:rPr>
              <w:t>“Eye-</w:t>
            </w:r>
            <w:proofErr w:type="spellStart"/>
            <w:r>
              <w:rPr>
                <w:sz w:val="20"/>
              </w:rPr>
              <w:t>Tracktive</w:t>
            </w:r>
            <w:proofErr w:type="spellEnd"/>
            <w:r>
              <w:rPr>
                <w:sz w:val="20"/>
              </w:rPr>
              <w:t>:</w:t>
            </w:r>
            <w:r>
              <w:rPr>
                <w:spacing w:val="66"/>
                <w:sz w:val="20"/>
              </w:rPr>
              <w:t xml:space="preserve"> </w:t>
            </w:r>
            <w:r>
              <w:rPr>
                <w:sz w:val="20"/>
              </w:rPr>
              <w:t>Measuring</w:t>
            </w:r>
            <w:r>
              <w:rPr>
                <w:spacing w:val="67"/>
                <w:sz w:val="20"/>
              </w:rPr>
              <w:t xml:space="preserve"> </w:t>
            </w:r>
            <w:r>
              <w:rPr>
                <w:sz w:val="20"/>
              </w:rPr>
              <w:t>Attention</w:t>
            </w:r>
            <w:r>
              <w:rPr>
                <w:spacing w:val="66"/>
                <w:sz w:val="20"/>
              </w:rPr>
              <w:t xml:space="preserve"> </w:t>
            </w:r>
            <w:r>
              <w:rPr>
                <w:sz w:val="20"/>
              </w:rPr>
              <w:t>to</w:t>
            </w:r>
            <w:r>
              <w:rPr>
                <w:spacing w:val="66"/>
                <w:sz w:val="20"/>
              </w:rPr>
              <w:t xml:space="preserve"> </w:t>
            </w:r>
            <w:r>
              <w:rPr>
                <w:sz w:val="20"/>
              </w:rPr>
              <w:t>Body</w:t>
            </w:r>
            <w:r>
              <w:rPr>
                <w:spacing w:val="66"/>
                <w:sz w:val="20"/>
              </w:rPr>
              <w:t xml:space="preserve"> </w:t>
            </w:r>
            <w:r>
              <w:rPr>
                <w:spacing w:val="-2"/>
                <w:sz w:val="20"/>
              </w:rPr>
              <w:t>Parts</w:t>
            </w:r>
          </w:p>
        </w:tc>
        <w:tc>
          <w:tcPr>
            <w:tcW w:w="552" w:type="dxa"/>
          </w:tcPr>
          <w:p w14:paraId="5EEA797D" w14:textId="77777777" w:rsidR="00497208" w:rsidRDefault="00497208">
            <w:pPr>
              <w:pStyle w:val="TableParagraph"/>
              <w:spacing w:line="240" w:lineRule="auto"/>
              <w:rPr>
                <w:sz w:val="16"/>
              </w:rPr>
            </w:pPr>
          </w:p>
        </w:tc>
        <w:tc>
          <w:tcPr>
            <w:tcW w:w="4641" w:type="dxa"/>
          </w:tcPr>
          <w:p w14:paraId="5EEA797E" w14:textId="77777777" w:rsidR="00497208" w:rsidRDefault="007C7D88">
            <w:pPr>
              <w:pStyle w:val="TableParagraph"/>
              <w:ind w:left="97"/>
              <w:rPr>
                <w:sz w:val="20"/>
              </w:rPr>
            </w:pPr>
            <w:r>
              <w:rPr>
                <w:sz w:val="20"/>
              </w:rPr>
              <w:t>2011</w:t>
            </w:r>
            <w:r>
              <w:rPr>
                <w:spacing w:val="60"/>
                <w:sz w:val="20"/>
              </w:rPr>
              <w:t xml:space="preserve"> </w:t>
            </w:r>
            <w:r>
              <w:rPr>
                <w:sz w:val="20"/>
              </w:rPr>
              <w:t>International</w:t>
            </w:r>
            <w:r>
              <w:rPr>
                <w:spacing w:val="60"/>
                <w:sz w:val="20"/>
              </w:rPr>
              <w:t xml:space="preserve"> </w:t>
            </w:r>
            <w:r>
              <w:rPr>
                <w:sz w:val="20"/>
              </w:rPr>
              <w:t>Conference</w:t>
            </w:r>
            <w:r>
              <w:rPr>
                <w:spacing w:val="60"/>
                <w:sz w:val="20"/>
              </w:rPr>
              <w:t xml:space="preserve"> </w:t>
            </w:r>
            <w:r>
              <w:rPr>
                <w:sz w:val="20"/>
              </w:rPr>
              <w:t>on</w:t>
            </w:r>
            <w:r>
              <w:rPr>
                <w:spacing w:val="61"/>
                <w:sz w:val="20"/>
              </w:rPr>
              <w:t xml:space="preserve"> </w:t>
            </w:r>
            <w:r>
              <w:rPr>
                <w:sz w:val="20"/>
              </w:rPr>
              <w:t>Computer</w:t>
            </w:r>
            <w:r>
              <w:rPr>
                <w:spacing w:val="60"/>
                <w:sz w:val="20"/>
              </w:rPr>
              <w:t xml:space="preserve"> </w:t>
            </w:r>
            <w:r>
              <w:rPr>
                <w:spacing w:val="-2"/>
                <w:sz w:val="20"/>
              </w:rPr>
              <w:t>Vision.</w:t>
            </w:r>
          </w:p>
        </w:tc>
      </w:tr>
      <w:tr w:rsidR="00497208" w14:paraId="5EEA7984" w14:textId="77777777">
        <w:trPr>
          <w:trHeight w:val="239"/>
        </w:trPr>
        <w:tc>
          <w:tcPr>
            <w:tcW w:w="482" w:type="dxa"/>
          </w:tcPr>
          <w:p w14:paraId="5EEA7980" w14:textId="77777777" w:rsidR="00497208" w:rsidRDefault="00497208">
            <w:pPr>
              <w:pStyle w:val="TableParagraph"/>
              <w:spacing w:line="240" w:lineRule="auto"/>
              <w:rPr>
                <w:sz w:val="16"/>
              </w:rPr>
            </w:pPr>
          </w:p>
        </w:tc>
        <w:tc>
          <w:tcPr>
            <w:tcW w:w="4710" w:type="dxa"/>
          </w:tcPr>
          <w:p w14:paraId="5EEA7981" w14:textId="77777777" w:rsidR="00497208" w:rsidRDefault="007C7D88">
            <w:pPr>
              <w:pStyle w:val="TableParagraph"/>
              <w:ind w:left="99"/>
              <w:rPr>
                <w:sz w:val="20"/>
              </w:rPr>
            </w:pPr>
            <w:bookmarkStart w:id="239" w:name="_bookmark14"/>
            <w:bookmarkEnd w:id="239"/>
            <w:r>
              <w:rPr>
                <w:sz w:val="20"/>
              </w:rPr>
              <w:t>When</w:t>
            </w:r>
            <w:r>
              <w:rPr>
                <w:spacing w:val="14"/>
                <w:sz w:val="20"/>
              </w:rPr>
              <w:t xml:space="preserve"> </w:t>
            </w:r>
            <w:r>
              <w:rPr>
                <w:sz w:val="20"/>
              </w:rPr>
              <w:t>Judging</w:t>
            </w:r>
            <w:r>
              <w:rPr>
                <w:spacing w:val="15"/>
                <w:sz w:val="20"/>
              </w:rPr>
              <w:t xml:space="preserve"> </w:t>
            </w:r>
            <w:r>
              <w:rPr>
                <w:sz w:val="20"/>
              </w:rPr>
              <w:t>Human</w:t>
            </w:r>
            <w:r>
              <w:rPr>
                <w:spacing w:val="14"/>
                <w:sz w:val="20"/>
              </w:rPr>
              <w:t xml:space="preserve"> </w:t>
            </w:r>
            <w:r>
              <w:rPr>
                <w:sz w:val="20"/>
              </w:rPr>
              <w:t>Motions”.</w:t>
            </w:r>
            <w:r>
              <w:rPr>
                <w:spacing w:val="15"/>
                <w:sz w:val="20"/>
              </w:rPr>
              <w:t xml:space="preserve"> </w:t>
            </w:r>
            <w:r>
              <w:rPr>
                <w:sz w:val="20"/>
              </w:rPr>
              <w:t>In:</w:t>
            </w:r>
            <w:r>
              <w:rPr>
                <w:spacing w:val="15"/>
                <w:sz w:val="20"/>
              </w:rPr>
              <w:t xml:space="preserve"> </w:t>
            </w:r>
            <w:r>
              <w:rPr>
                <w:i/>
                <w:sz w:val="20"/>
              </w:rPr>
              <w:t>C.</w:t>
            </w:r>
            <w:r>
              <w:rPr>
                <w:i/>
                <w:spacing w:val="14"/>
                <w:sz w:val="20"/>
              </w:rPr>
              <w:t xml:space="preserve"> </w:t>
            </w:r>
            <w:r>
              <w:rPr>
                <w:i/>
                <w:sz w:val="20"/>
              </w:rPr>
              <w:t>O</w:t>
            </w:r>
            <w:r>
              <w:rPr>
                <w:i/>
                <w:spacing w:val="15"/>
                <w:sz w:val="20"/>
              </w:rPr>
              <w:t xml:space="preserve"> </w:t>
            </w:r>
            <w:r>
              <w:rPr>
                <w:spacing w:val="-5"/>
                <w:sz w:val="20"/>
              </w:rPr>
              <w:t>().</w:t>
            </w:r>
          </w:p>
        </w:tc>
        <w:tc>
          <w:tcPr>
            <w:tcW w:w="552" w:type="dxa"/>
          </w:tcPr>
          <w:p w14:paraId="5EEA7982" w14:textId="77777777" w:rsidR="00497208" w:rsidRDefault="00497208">
            <w:pPr>
              <w:pStyle w:val="TableParagraph"/>
              <w:spacing w:line="240" w:lineRule="auto"/>
              <w:rPr>
                <w:sz w:val="16"/>
              </w:rPr>
            </w:pPr>
          </w:p>
        </w:tc>
        <w:tc>
          <w:tcPr>
            <w:tcW w:w="4641" w:type="dxa"/>
          </w:tcPr>
          <w:p w14:paraId="5EEA7983" w14:textId="77777777" w:rsidR="00497208" w:rsidRDefault="007C7D88">
            <w:pPr>
              <w:pStyle w:val="TableParagraph"/>
              <w:ind w:left="97"/>
              <w:rPr>
                <w:sz w:val="20"/>
              </w:rPr>
            </w:pPr>
            <w:r>
              <w:rPr>
                <w:sz w:val="20"/>
              </w:rPr>
              <w:t>Nov.</w:t>
            </w:r>
            <w:r>
              <w:rPr>
                <w:spacing w:val="23"/>
                <w:sz w:val="20"/>
              </w:rPr>
              <w:t xml:space="preserve"> </w:t>
            </w:r>
            <w:r>
              <w:rPr>
                <w:sz w:val="20"/>
              </w:rPr>
              <w:t>2011,</w:t>
            </w:r>
            <w:r>
              <w:rPr>
                <w:spacing w:val="23"/>
                <w:sz w:val="20"/>
              </w:rPr>
              <w:t xml:space="preserve"> </w:t>
            </w:r>
            <w:r>
              <w:rPr>
                <w:sz w:val="20"/>
              </w:rPr>
              <w:t>pp.</w:t>
            </w:r>
            <w:r>
              <w:rPr>
                <w:spacing w:val="24"/>
                <w:sz w:val="20"/>
              </w:rPr>
              <w:t xml:space="preserve"> </w:t>
            </w:r>
            <w:r>
              <w:rPr>
                <w:sz w:val="20"/>
              </w:rPr>
              <w:t>1036–1043.</w:t>
            </w:r>
            <w:r>
              <w:rPr>
                <w:spacing w:val="28"/>
                <w:sz w:val="20"/>
              </w:rPr>
              <w:t xml:space="preserve"> </w:t>
            </w:r>
            <w:r>
              <w:rPr>
                <w:sz w:val="16"/>
              </w:rPr>
              <w:t>DOI</w:t>
            </w:r>
            <w:r>
              <w:rPr>
                <w:sz w:val="20"/>
              </w:rPr>
              <w:t>:</w:t>
            </w:r>
            <w:r>
              <w:rPr>
                <w:spacing w:val="24"/>
                <w:sz w:val="20"/>
              </w:rPr>
              <w:t xml:space="preserve"> </w:t>
            </w:r>
            <w:hyperlink r:id="rId35">
              <w:r>
                <w:rPr>
                  <w:spacing w:val="-2"/>
                  <w:sz w:val="20"/>
                </w:rPr>
                <w:t>10.1109/ICCV.2011.</w:t>
              </w:r>
            </w:hyperlink>
          </w:p>
        </w:tc>
      </w:tr>
      <w:tr w:rsidR="00497208" w14:paraId="5EEA7989" w14:textId="77777777">
        <w:trPr>
          <w:trHeight w:val="239"/>
        </w:trPr>
        <w:tc>
          <w:tcPr>
            <w:tcW w:w="482" w:type="dxa"/>
          </w:tcPr>
          <w:p w14:paraId="5EEA7985" w14:textId="77777777" w:rsidR="00497208" w:rsidRDefault="007C7D88">
            <w:pPr>
              <w:pStyle w:val="TableParagraph"/>
              <w:ind w:right="98"/>
              <w:jc w:val="right"/>
              <w:rPr>
                <w:sz w:val="20"/>
              </w:rPr>
            </w:pPr>
            <w:r>
              <w:rPr>
                <w:spacing w:val="-5"/>
                <w:sz w:val="20"/>
              </w:rPr>
              <w:t>[5]</w:t>
            </w:r>
          </w:p>
        </w:tc>
        <w:tc>
          <w:tcPr>
            <w:tcW w:w="4710" w:type="dxa"/>
          </w:tcPr>
          <w:p w14:paraId="5EEA7986" w14:textId="77777777" w:rsidR="00497208" w:rsidRDefault="007C7D88">
            <w:pPr>
              <w:pStyle w:val="TableParagraph"/>
              <w:ind w:left="99"/>
              <w:rPr>
                <w:sz w:val="20"/>
              </w:rPr>
            </w:pPr>
            <w:r>
              <w:rPr>
                <w:sz w:val="20"/>
              </w:rPr>
              <w:t>M.</w:t>
            </w:r>
            <w:r>
              <w:rPr>
                <w:spacing w:val="58"/>
                <w:sz w:val="20"/>
              </w:rPr>
              <w:t xml:space="preserve"> </w:t>
            </w:r>
            <w:r>
              <w:rPr>
                <w:sz w:val="20"/>
              </w:rPr>
              <w:t>Gori,</w:t>
            </w:r>
            <w:r>
              <w:rPr>
                <w:spacing w:val="59"/>
                <w:sz w:val="20"/>
              </w:rPr>
              <w:t xml:space="preserve"> </w:t>
            </w:r>
            <w:r>
              <w:rPr>
                <w:sz w:val="20"/>
              </w:rPr>
              <w:t>G.</w:t>
            </w:r>
            <w:r>
              <w:rPr>
                <w:spacing w:val="59"/>
                <w:sz w:val="20"/>
              </w:rPr>
              <w:t xml:space="preserve"> </w:t>
            </w:r>
            <w:r>
              <w:rPr>
                <w:sz w:val="20"/>
              </w:rPr>
              <w:t>Monfardini,</w:t>
            </w:r>
            <w:r>
              <w:rPr>
                <w:spacing w:val="58"/>
                <w:sz w:val="20"/>
              </w:rPr>
              <w:t xml:space="preserve"> </w:t>
            </w:r>
            <w:r>
              <w:rPr>
                <w:sz w:val="20"/>
              </w:rPr>
              <w:t>and</w:t>
            </w:r>
            <w:r>
              <w:rPr>
                <w:spacing w:val="59"/>
                <w:sz w:val="20"/>
              </w:rPr>
              <w:t xml:space="preserve"> </w:t>
            </w:r>
            <w:r>
              <w:rPr>
                <w:sz w:val="20"/>
              </w:rPr>
              <w:t>F.</w:t>
            </w:r>
            <w:r>
              <w:rPr>
                <w:spacing w:val="59"/>
                <w:sz w:val="20"/>
              </w:rPr>
              <w:t xml:space="preserve"> </w:t>
            </w:r>
            <w:r>
              <w:rPr>
                <w:sz w:val="20"/>
              </w:rPr>
              <w:t>Scarselli.</w:t>
            </w:r>
            <w:r>
              <w:rPr>
                <w:spacing w:val="59"/>
                <w:sz w:val="20"/>
              </w:rPr>
              <w:t xml:space="preserve"> </w:t>
            </w:r>
            <w:r>
              <w:rPr>
                <w:sz w:val="20"/>
              </w:rPr>
              <w:t>“A</w:t>
            </w:r>
            <w:r>
              <w:rPr>
                <w:spacing w:val="58"/>
                <w:sz w:val="20"/>
              </w:rPr>
              <w:t xml:space="preserve"> </w:t>
            </w:r>
            <w:r>
              <w:rPr>
                <w:spacing w:val="-5"/>
                <w:sz w:val="20"/>
              </w:rPr>
              <w:t>New</w:t>
            </w:r>
          </w:p>
        </w:tc>
        <w:tc>
          <w:tcPr>
            <w:tcW w:w="552" w:type="dxa"/>
          </w:tcPr>
          <w:p w14:paraId="5EEA7987" w14:textId="77777777" w:rsidR="00497208" w:rsidRDefault="00497208">
            <w:pPr>
              <w:pStyle w:val="TableParagraph"/>
              <w:spacing w:line="240" w:lineRule="auto"/>
              <w:rPr>
                <w:sz w:val="16"/>
              </w:rPr>
            </w:pPr>
          </w:p>
        </w:tc>
        <w:tc>
          <w:tcPr>
            <w:tcW w:w="4641" w:type="dxa"/>
          </w:tcPr>
          <w:p w14:paraId="5EEA7988" w14:textId="77777777" w:rsidR="00497208" w:rsidRDefault="007C7D88">
            <w:pPr>
              <w:pStyle w:val="TableParagraph"/>
              <w:ind w:left="97"/>
              <w:rPr>
                <w:sz w:val="20"/>
              </w:rPr>
            </w:pPr>
            <w:hyperlink r:id="rId36">
              <w:r>
                <w:rPr>
                  <w:sz w:val="20"/>
                </w:rPr>
                <w:t>6126349.</w:t>
              </w:r>
            </w:hyperlink>
            <w:r>
              <w:rPr>
                <w:spacing w:val="33"/>
                <w:sz w:val="20"/>
              </w:rPr>
              <w:t xml:space="preserve"> </w:t>
            </w:r>
            <w:r>
              <w:rPr>
                <w:sz w:val="16"/>
              </w:rPr>
              <w:t>URL</w:t>
            </w:r>
            <w:r>
              <w:rPr>
                <w:sz w:val="20"/>
              </w:rPr>
              <w:t>:</w:t>
            </w:r>
            <w:r>
              <w:rPr>
                <w:spacing w:val="44"/>
                <w:sz w:val="20"/>
              </w:rPr>
              <w:t xml:space="preserve"> </w:t>
            </w:r>
            <w:hyperlink r:id="rId37">
              <w:proofErr w:type="gramStart"/>
              <w:r>
                <w:rPr>
                  <w:sz w:val="20"/>
                </w:rPr>
                <w:t>https</w:t>
              </w:r>
              <w:r>
                <w:rPr>
                  <w:spacing w:val="-19"/>
                  <w:sz w:val="20"/>
                </w:rPr>
                <w:t xml:space="preserve"> </w:t>
              </w:r>
              <w:r>
                <w:rPr>
                  <w:sz w:val="20"/>
                </w:rPr>
                <w:t>:</w:t>
              </w:r>
              <w:proofErr w:type="gramEnd"/>
              <w:r>
                <w:rPr>
                  <w:spacing w:val="-19"/>
                  <w:sz w:val="20"/>
                </w:rPr>
                <w:t xml:space="preserve"> </w:t>
              </w:r>
              <w:r>
                <w:rPr>
                  <w:sz w:val="20"/>
                </w:rPr>
                <w:t>/</w:t>
              </w:r>
              <w:r>
                <w:rPr>
                  <w:spacing w:val="-19"/>
                  <w:sz w:val="20"/>
                </w:rPr>
                <w:t xml:space="preserve"> </w:t>
              </w:r>
              <w:r>
                <w:rPr>
                  <w:sz w:val="20"/>
                </w:rPr>
                <w:t>/</w:t>
              </w:r>
              <w:r>
                <w:rPr>
                  <w:spacing w:val="-19"/>
                  <w:sz w:val="20"/>
                </w:rPr>
                <w:t xml:space="preserve"> </w:t>
              </w:r>
              <w:proofErr w:type="spellStart"/>
              <w:proofErr w:type="gramStart"/>
              <w:r>
                <w:rPr>
                  <w:sz w:val="20"/>
                </w:rPr>
                <w:t>ieeexplore</w:t>
              </w:r>
              <w:proofErr w:type="spellEnd"/>
              <w:r>
                <w:rPr>
                  <w:spacing w:val="-19"/>
                  <w:sz w:val="20"/>
                </w:rPr>
                <w:t xml:space="preserve"> </w:t>
              </w:r>
              <w:r>
                <w:rPr>
                  <w:sz w:val="20"/>
                </w:rPr>
                <w:t>.</w:t>
              </w:r>
              <w:proofErr w:type="gramEnd"/>
              <w:r>
                <w:rPr>
                  <w:spacing w:val="-19"/>
                  <w:sz w:val="20"/>
                </w:rPr>
                <w:t xml:space="preserve"> </w:t>
              </w:r>
              <w:proofErr w:type="spellStart"/>
              <w:proofErr w:type="gramStart"/>
              <w:r>
                <w:rPr>
                  <w:sz w:val="20"/>
                </w:rPr>
                <w:t>ieee</w:t>
              </w:r>
              <w:proofErr w:type="spellEnd"/>
              <w:r>
                <w:rPr>
                  <w:spacing w:val="-19"/>
                  <w:sz w:val="20"/>
                </w:rPr>
                <w:t xml:space="preserve"> </w:t>
              </w:r>
              <w:r>
                <w:rPr>
                  <w:sz w:val="20"/>
                </w:rPr>
                <w:t>.</w:t>
              </w:r>
              <w:proofErr w:type="gramEnd"/>
              <w:r>
                <w:rPr>
                  <w:spacing w:val="-19"/>
                  <w:sz w:val="20"/>
                </w:rPr>
                <w:t xml:space="preserve"> </w:t>
              </w:r>
              <w:r>
                <w:rPr>
                  <w:sz w:val="20"/>
                </w:rPr>
                <w:t>org</w:t>
              </w:r>
              <w:r>
                <w:rPr>
                  <w:spacing w:val="-19"/>
                  <w:sz w:val="20"/>
                </w:rPr>
                <w:t xml:space="preserve"> </w:t>
              </w:r>
              <w:r>
                <w:rPr>
                  <w:sz w:val="20"/>
                </w:rPr>
                <w:t>/</w:t>
              </w:r>
              <w:r>
                <w:rPr>
                  <w:spacing w:val="-19"/>
                  <w:sz w:val="20"/>
                </w:rPr>
                <w:t xml:space="preserve"> </w:t>
              </w:r>
              <w:r>
                <w:rPr>
                  <w:sz w:val="20"/>
                </w:rPr>
                <w:t>abstract</w:t>
              </w:r>
              <w:r>
                <w:rPr>
                  <w:spacing w:val="-19"/>
                  <w:sz w:val="20"/>
                </w:rPr>
                <w:t xml:space="preserve"> </w:t>
              </w:r>
              <w:r>
                <w:rPr>
                  <w:spacing w:val="-10"/>
                  <w:sz w:val="20"/>
                </w:rPr>
                <w:t>/</w:t>
              </w:r>
            </w:hyperlink>
          </w:p>
        </w:tc>
      </w:tr>
      <w:tr w:rsidR="00497208" w14:paraId="5EEA798E" w14:textId="77777777">
        <w:trPr>
          <w:trHeight w:val="239"/>
        </w:trPr>
        <w:tc>
          <w:tcPr>
            <w:tcW w:w="482" w:type="dxa"/>
          </w:tcPr>
          <w:p w14:paraId="5EEA798A" w14:textId="77777777" w:rsidR="00497208" w:rsidRDefault="00497208">
            <w:pPr>
              <w:pStyle w:val="TableParagraph"/>
              <w:spacing w:line="240" w:lineRule="auto"/>
              <w:rPr>
                <w:sz w:val="16"/>
              </w:rPr>
            </w:pPr>
          </w:p>
        </w:tc>
        <w:tc>
          <w:tcPr>
            <w:tcW w:w="4710" w:type="dxa"/>
          </w:tcPr>
          <w:p w14:paraId="5EEA798B" w14:textId="77777777" w:rsidR="00497208" w:rsidRDefault="007C7D88">
            <w:pPr>
              <w:pStyle w:val="TableParagraph"/>
              <w:ind w:left="99"/>
              <w:rPr>
                <w:i/>
                <w:sz w:val="20"/>
              </w:rPr>
            </w:pPr>
            <w:r>
              <w:rPr>
                <w:sz w:val="20"/>
              </w:rPr>
              <w:t>Model</w:t>
            </w:r>
            <w:r>
              <w:rPr>
                <w:spacing w:val="25"/>
                <w:sz w:val="20"/>
              </w:rPr>
              <w:t xml:space="preserve"> </w:t>
            </w:r>
            <w:r>
              <w:rPr>
                <w:sz w:val="20"/>
              </w:rPr>
              <w:t>for</w:t>
            </w:r>
            <w:r>
              <w:rPr>
                <w:spacing w:val="25"/>
                <w:sz w:val="20"/>
              </w:rPr>
              <w:t xml:space="preserve"> </w:t>
            </w:r>
            <w:r>
              <w:rPr>
                <w:sz w:val="20"/>
              </w:rPr>
              <w:t>Learning</w:t>
            </w:r>
            <w:r>
              <w:rPr>
                <w:spacing w:val="26"/>
                <w:sz w:val="20"/>
              </w:rPr>
              <w:t xml:space="preserve"> </w:t>
            </w:r>
            <w:r>
              <w:rPr>
                <w:sz w:val="20"/>
              </w:rPr>
              <w:t>in</w:t>
            </w:r>
            <w:r>
              <w:rPr>
                <w:spacing w:val="25"/>
                <w:sz w:val="20"/>
              </w:rPr>
              <w:t xml:space="preserve"> </w:t>
            </w:r>
            <w:r>
              <w:rPr>
                <w:sz w:val="20"/>
              </w:rPr>
              <w:t>Graph</w:t>
            </w:r>
            <w:r>
              <w:rPr>
                <w:spacing w:val="26"/>
                <w:sz w:val="20"/>
              </w:rPr>
              <w:t xml:space="preserve"> </w:t>
            </w:r>
            <w:r>
              <w:rPr>
                <w:sz w:val="20"/>
              </w:rPr>
              <w:t>Domains”.</w:t>
            </w:r>
            <w:r>
              <w:rPr>
                <w:spacing w:val="25"/>
                <w:sz w:val="20"/>
              </w:rPr>
              <w:t xml:space="preserve"> </w:t>
            </w:r>
            <w:r>
              <w:rPr>
                <w:sz w:val="20"/>
              </w:rPr>
              <w:t>In:</w:t>
            </w:r>
            <w:r>
              <w:rPr>
                <w:spacing w:val="25"/>
                <w:sz w:val="20"/>
              </w:rPr>
              <w:t xml:space="preserve"> </w:t>
            </w:r>
            <w:r>
              <w:rPr>
                <w:i/>
                <w:spacing w:val="-2"/>
                <w:sz w:val="20"/>
              </w:rPr>
              <w:t>Proceed-</w:t>
            </w:r>
          </w:p>
        </w:tc>
        <w:tc>
          <w:tcPr>
            <w:tcW w:w="552" w:type="dxa"/>
          </w:tcPr>
          <w:p w14:paraId="5EEA798C" w14:textId="77777777" w:rsidR="00497208" w:rsidRDefault="00497208">
            <w:pPr>
              <w:pStyle w:val="TableParagraph"/>
              <w:spacing w:line="240" w:lineRule="auto"/>
              <w:rPr>
                <w:sz w:val="16"/>
              </w:rPr>
            </w:pPr>
          </w:p>
        </w:tc>
        <w:bookmarkStart w:id="240" w:name="_bookmark15"/>
        <w:bookmarkEnd w:id="240"/>
        <w:tc>
          <w:tcPr>
            <w:tcW w:w="4641" w:type="dxa"/>
          </w:tcPr>
          <w:p w14:paraId="5EEA798D" w14:textId="77777777" w:rsidR="00497208" w:rsidRDefault="007C7D88">
            <w:pPr>
              <w:pStyle w:val="TableParagraph"/>
              <w:ind w:left="97"/>
              <w:rPr>
                <w:sz w:val="20"/>
              </w:rPr>
            </w:pPr>
            <w:r>
              <w:fldChar w:fldCharType="begin"/>
            </w:r>
            <w:r>
              <w:instrText>HYPERLINK "https://ieeexplore.ieee.org/abstract/document/6126349" \h</w:instrText>
            </w:r>
            <w:r>
              <w:fldChar w:fldCharType="separate"/>
            </w:r>
            <w:r>
              <w:rPr>
                <w:sz w:val="20"/>
              </w:rPr>
              <w:t>document/6126349</w:t>
            </w:r>
            <w:r>
              <w:fldChar w:fldCharType="end"/>
            </w:r>
            <w:r>
              <w:rPr>
                <w:spacing w:val="11"/>
                <w:sz w:val="20"/>
              </w:rPr>
              <w:t xml:space="preserve"> </w:t>
            </w:r>
            <w:r>
              <w:rPr>
                <w:sz w:val="20"/>
              </w:rPr>
              <w:t>(visited</w:t>
            </w:r>
            <w:r>
              <w:rPr>
                <w:spacing w:val="11"/>
                <w:sz w:val="20"/>
              </w:rPr>
              <w:t xml:space="preserve"> </w:t>
            </w:r>
            <w:r>
              <w:rPr>
                <w:sz w:val="20"/>
              </w:rPr>
              <w:t>on</w:t>
            </w:r>
            <w:r>
              <w:rPr>
                <w:spacing w:val="11"/>
                <w:sz w:val="20"/>
              </w:rPr>
              <w:t xml:space="preserve"> </w:t>
            </w:r>
            <w:r>
              <w:rPr>
                <w:spacing w:val="-2"/>
                <w:sz w:val="20"/>
              </w:rPr>
              <w:t>02/14/2025).</w:t>
            </w:r>
          </w:p>
        </w:tc>
      </w:tr>
      <w:tr w:rsidR="00497208" w14:paraId="5EEA7993" w14:textId="77777777">
        <w:trPr>
          <w:trHeight w:val="239"/>
        </w:trPr>
        <w:tc>
          <w:tcPr>
            <w:tcW w:w="482" w:type="dxa"/>
          </w:tcPr>
          <w:p w14:paraId="5EEA798F" w14:textId="77777777" w:rsidR="00497208" w:rsidRDefault="00497208">
            <w:pPr>
              <w:pStyle w:val="TableParagraph"/>
              <w:spacing w:line="240" w:lineRule="auto"/>
              <w:rPr>
                <w:sz w:val="16"/>
              </w:rPr>
            </w:pPr>
          </w:p>
        </w:tc>
        <w:tc>
          <w:tcPr>
            <w:tcW w:w="4710" w:type="dxa"/>
          </w:tcPr>
          <w:p w14:paraId="5EEA7990" w14:textId="77777777" w:rsidR="00497208" w:rsidRDefault="007C7D88">
            <w:pPr>
              <w:pStyle w:val="TableParagraph"/>
              <w:ind w:left="99"/>
              <w:rPr>
                <w:i/>
                <w:sz w:val="20"/>
              </w:rPr>
            </w:pPr>
            <w:proofErr w:type="spellStart"/>
            <w:r>
              <w:rPr>
                <w:i/>
                <w:sz w:val="20"/>
              </w:rPr>
              <w:t>ings</w:t>
            </w:r>
            <w:proofErr w:type="spellEnd"/>
            <w:r>
              <w:rPr>
                <w:i/>
                <w:sz w:val="20"/>
              </w:rPr>
              <w:t>.</w:t>
            </w:r>
            <w:r>
              <w:rPr>
                <w:i/>
                <w:spacing w:val="61"/>
                <w:sz w:val="20"/>
              </w:rPr>
              <w:t xml:space="preserve"> </w:t>
            </w:r>
            <w:r>
              <w:rPr>
                <w:i/>
                <w:sz w:val="20"/>
              </w:rPr>
              <w:t>2005</w:t>
            </w:r>
            <w:r>
              <w:rPr>
                <w:i/>
                <w:spacing w:val="62"/>
                <w:sz w:val="20"/>
              </w:rPr>
              <w:t xml:space="preserve"> </w:t>
            </w:r>
            <w:r>
              <w:rPr>
                <w:i/>
                <w:sz w:val="20"/>
              </w:rPr>
              <w:t>IEEE</w:t>
            </w:r>
            <w:r>
              <w:rPr>
                <w:i/>
                <w:spacing w:val="62"/>
                <w:sz w:val="20"/>
              </w:rPr>
              <w:t xml:space="preserve"> </w:t>
            </w:r>
            <w:r>
              <w:rPr>
                <w:i/>
                <w:sz w:val="20"/>
              </w:rPr>
              <w:t>International</w:t>
            </w:r>
            <w:r>
              <w:rPr>
                <w:i/>
                <w:spacing w:val="62"/>
                <w:sz w:val="20"/>
              </w:rPr>
              <w:t xml:space="preserve"> </w:t>
            </w:r>
            <w:r>
              <w:rPr>
                <w:i/>
                <w:sz w:val="20"/>
              </w:rPr>
              <w:t>Joint</w:t>
            </w:r>
            <w:r>
              <w:rPr>
                <w:i/>
                <w:spacing w:val="62"/>
                <w:sz w:val="20"/>
              </w:rPr>
              <w:t xml:space="preserve"> </w:t>
            </w:r>
            <w:r>
              <w:rPr>
                <w:i/>
                <w:sz w:val="20"/>
              </w:rPr>
              <w:t>Conference</w:t>
            </w:r>
            <w:r>
              <w:rPr>
                <w:i/>
                <w:spacing w:val="62"/>
                <w:sz w:val="20"/>
              </w:rPr>
              <w:t xml:space="preserve"> </w:t>
            </w:r>
            <w:r>
              <w:rPr>
                <w:i/>
                <w:spacing w:val="-5"/>
                <w:sz w:val="20"/>
              </w:rPr>
              <w:t>on</w:t>
            </w:r>
          </w:p>
        </w:tc>
        <w:tc>
          <w:tcPr>
            <w:tcW w:w="552" w:type="dxa"/>
          </w:tcPr>
          <w:p w14:paraId="5EEA7991" w14:textId="77777777" w:rsidR="00497208" w:rsidRDefault="007C7D88">
            <w:pPr>
              <w:pStyle w:val="TableParagraph"/>
              <w:ind w:left="16"/>
              <w:jc w:val="center"/>
              <w:rPr>
                <w:sz w:val="20"/>
              </w:rPr>
            </w:pPr>
            <w:r>
              <w:rPr>
                <w:spacing w:val="-4"/>
                <w:sz w:val="20"/>
              </w:rPr>
              <w:t>[15]</w:t>
            </w:r>
          </w:p>
        </w:tc>
        <w:tc>
          <w:tcPr>
            <w:tcW w:w="4641" w:type="dxa"/>
          </w:tcPr>
          <w:p w14:paraId="5EEA7992" w14:textId="77777777" w:rsidR="00497208" w:rsidRDefault="007C7D88">
            <w:pPr>
              <w:pStyle w:val="TableParagraph"/>
              <w:ind w:left="97"/>
              <w:rPr>
                <w:sz w:val="20"/>
              </w:rPr>
            </w:pPr>
            <w:r>
              <w:rPr>
                <w:sz w:val="20"/>
              </w:rPr>
              <w:t>Geert</w:t>
            </w:r>
            <w:r>
              <w:rPr>
                <w:spacing w:val="-2"/>
                <w:sz w:val="20"/>
              </w:rPr>
              <w:t xml:space="preserve"> </w:t>
            </w:r>
            <w:r>
              <w:rPr>
                <w:sz w:val="20"/>
              </w:rPr>
              <w:t>Savelsbergh,</w:t>
            </w:r>
            <w:r>
              <w:rPr>
                <w:spacing w:val="-2"/>
                <w:sz w:val="20"/>
              </w:rPr>
              <w:t xml:space="preserve"> </w:t>
            </w:r>
            <w:r>
              <w:rPr>
                <w:sz w:val="20"/>
              </w:rPr>
              <w:t>Peter</w:t>
            </w:r>
            <w:r>
              <w:rPr>
                <w:spacing w:val="-1"/>
                <w:sz w:val="20"/>
              </w:rPr>
              <w:t xml:space="preserve"> </w:t>
            </w:r>
            <w:r>
              <w:rPr>
                <w:sz w:val="20"/>
              </w:rPr>
              <w:t>Gastel,</w:t>
            </w:r>
            <w:r>
              <w:rPr>
                <w:spacing w:val="-2"/>
                <w:sz w:val="20"/>
              </w:rPr>
              <w:t xml:space="preserve"> </w:t>
            </w:r>
            <w:r>
              <w:rPr>
                <w:sz w:val="20"/>
              </w:rPr>
              <w:t>and</w:t>
            </w:r>
            <w:r>
              <w:rPr>
                <w:spacing w:val="-1"/>
                <w:sz w:val="20"/>
              </w:rPr>
              <w:t xml:space="preserve"> </w:t>
            </w:r>
            <w:r>
              <w:rPr>
                <w:sz w:val="20"/>
              </w:rPr>
              <w:t>Paulien</w:t>
            </w:r>
            <w:r>
              <w:rPr>
                <w:spacing w:val="-2"/>
                <w:sz w:val="20"/>
              </w:rPr>
              <w:t xml:space="preserve"> </w:t>
            </w:r>
            <w:r>
              <w:rPr>
                <w:sz w:val="20"/>
              </w:rPr>
              <w:t>Van</w:t>
            </w:r>
            <w:r>
              <w:rPr>
                <w:spacing w:val="-1"/>
                <w:sz w:val="20"/>
              </w:rPr>
              <w:t xml:space="preserve"> </w:t>
            </w:r>
            <w:r>
              <w:rPr>
                <w:spacing w:val="-4"/>
                <w:sz w:val="20"/>
              </w:rPr>
              <w:t>Kam-</w:t>
            </w:r>
          </w:p>
        </w:tc>
      </w:tr>
      <w:tr w:rsidR="00497208" w14:paraId="5EEA7998" w14:textId="77777777">
        <w:trPr>
          <w:trHeight w:val="239"/>
        </w:trPr>
        <w:tc>
          <w:tcPr>
            <w:tcW w:w="482" w:type="dxa"/>
          </w:tcPr>
          <w:p w14:paraId="5EEA7994" w14:textId="77777777" w:rsidR="00497208" w:rsidRDefault="00497208">
            <w:pPr>
              <w:pStyle w:val="TableParagraph"/>
              <w:spacing w:line="240" w:lineRule="auto"/>
              <w:rPr>
                <w:sz w:val="16"/>
              </w:rPr>
            </w:pPr>
          </w:p>
        </w:tc>
        <w:tc>
          <w:tcPr>
            <w:tcW w:w="4710" w:type="dxa"/>
          </w:tcPr>
          <w:p w14:paraId="5EEA7995" w14:textId="77777777" w:rsidR="00497208" w:rsidRDefault="007C7D88">
            <w:pPr>
              <w:pStyle w:val="TableParagraph"/>
              <w:ind w:left="99"/>
              <w:rPr>
                <w:sz w:val="20"/>
              </w:rPr>
            </w:pPr>
            <w:r>
              <w:rPr>
                <w:i/>
                <w:sz w:val="20"/>
              </w:rPr>
              <w:t>Neural</w:t>
            </w:r>
            <w:r>
              <w:rPr>
                <w:i/>
                <w:spacing w:val="8"/>
                <w:sz w:val="20"/>
              </w:rPr>
              <w:t xml:space="preserve"> </w:t>
            </w:r>
            <w:r>
              <w:rPr>
                <w:i/>
                <w:sz w:val="20"/>
              </w:rPr>
              <w:t>Networks,</w:t>
            </w:r>
            <w:r>
              <w:rPr>
                <w:i/>
                <w:spacing w:val="9"/>
                <w:sz w:val="20"/>
              </w:rPr>
              <w:t xml:space="preserve"> </w:t>
            </w:r>
            <w:r>
              <w:rPr>
                <w:i/>
                <w:sz w:val="20"/>
              </w:rPr>
              <w:t>2005.</w:t>
            </w:r>
            <w:r>
              <w:rPr>
                <w:i/>
                <w:spacing w:val="9"/>
                <w:sz w:val="20"/>
              </w:rPr>
              <w:t xml:space="preserve"> </w:t>
            </w:r>
            <w:r>
              <w:rPr>
                <w:sz w:val="20"/>
              </w:rPr>
              <w:t>Proceedings.</w:t>
            </w:r>
            <w:r>
              <w:rPr>
                <w:spacing w:val="8"/>
                <w:sz w:val="20"/>
              </w:rPr>
              <w:t xml:space="preserve"> </w:t>
            </w:r>
            <w:r>
              <w:rPr>
                <w:sz w:val="20"/>
              </w:rPr>
              <w:t>2005</w:t>
            </w:r>
            <w:r>
              <w:rPr>
                <w:spacing w:val="9"/>
                <w:sz w:val="20"/>
              </w:rPr>
              <w:t xml:space="preserve"> </w:t>
            </w:r>
            <w:r>
              <w:rPr>
                <w:sz w:val="20"/>
              </w:rPr>
              <w:t>IEEE</w:t>
            </w:r>
            <w:r>
              <w:rPr>
                <w:spacing w:val="9"/>
                <w:sz w:val="20"/>
              </w:rPr>
              <w:t xml:space="preserve"> </w:t>
            </w:r>
            <w:r>
              <w:rPr>
                <w:spacing w:val="-2"/>
                <w:sz w:val="20"/>
              </w:rPr>
              <w:t>Inter-</w:t>
            </w:r>
          </w:p>
        </w:tc>
        <w:tc>
          <w:tcPr>
            <w:tcW w:w="552" w:type="dxa"/>
          </w:tcPr>
          <w:p w14:paraId="5EEA7996" w14:textId="77777777" w:rsidR="00497208" w:rsidRDefault="00497208">
            <w:pPr>
              <w:pStyle w:val="TableParagraph"/>
              <w:spacing w:line="240" w:lineRule="auto"/>
              <w:rPr>
                <w:sz w:val="16"/>
              </w:rPr>
            </w:pPr>
          </w:p>
        </w:tc>
        <w:tc>
          <w:tcPr>
            <w:tcW w:w="4641" w:type="dxa"/>
          </w:tcPr>
          <w:p w14:paraId="5EEA7997" w14:textId="77777777" w:rsidR="00497208" w:rsidRDefault="007C7D88">
            <w:pPr>
              <w:pStyle w:val="TableParagraph"/>
              <w:ind w:left="97"/>
              <w:rPr>
                <w:sz w:val="20"/>
              </w:rPr>
            </w:pPr>
            <w:r>
              <w:rPr>
                <w:sz w:val="20"/>
              </w:rPr>
              <w:t>pen.</w:t>
            </w:r>
            <w:r>
              <w:rPr>
                <w:spacing w:val="41"/>
                <w:sz w:val="20"/>
              </w:rPr>
              <w:t xml:space="preserve"> </w:t>
            </w:r>
            <w:r>
              <w:rPr>
                <w:sz w:val="20"/>
              </w:rPr>
              <w:t>“Anticipation</w:t>
            </w:r>
            <w:r>
              <w:rPr>
                <w:spacing w:val="41"/>
                <w:sz w:val="20"/>
              </w:rPr>
              <w:t xml:space="preserve"> </w:t>
            </w:r>
            <w:r>
              <w:rPr>
                <w:sz w:val="20"/>
              </w:rPr>
              <w:t>of</w:t>
            </w:r>
            <w:r>
              <w:rPr>
                <w:spacing w:val="42"/>
                <w:sz w:val="20"/>
              </w:rPr>
              <w:t xml:space="preserve"> </w:t>
            </w:r>
            <w:r>
              <w:rPr>
                <w:sz w:val="20"/>
              </w:rPr>
              <w:t>Penalty</w:t>
            </w:r>
            <w:r>
              <w:rPr>
                <w:spacing w:val="41"/>
                <w:sz w:val="20"/>
              </w:rPr>
              <w:t xml:space="preserve"> </w:t>
            </w:r>
            <w:r>
              <w:rPr>
                <w:sz w:val="20"/>
              </w:rPr>
              <w:t>Kicking</w:t>
            </w:r>
            <w:r>
              <w:rPr>
                <w:spacing w:val="41"/>
                <w:sz w:val="20"/>
              </w:rPr>
              <w:t xml:space="preserve"> </w:t>
            </w:r>
            <w:r>
              <w:rPr>
                <w:sz w:val="20"/>
              </w:rPr>
              <w:t>Direction</w:t>
            </w:r>
            <w:r>
              <w:rPr>
                <w:spacing w:val="42"/>
                <w:sz w:val="20"/>
              </w:rPr>
              <w:t xml:space="preserve"> </w:t>
            </w:r>
            <w:r>
              <w:rPr>
                <w:spacing w:val="-5"/>
                <w:sz w:val="20"/>
              </w:rPr>
              <w:t>Can</w:t>
            </w:r>
          </w:p>
        </w:tc>
      </w:tr>
      <w:tr w:rsidR="00497208" w14:paraId="5EEA799D" w14:textId="77777777">
        <w:trPr>
          <w:trHeight w:val="239"/>
        </w:trPr>
        <w:tc>
          <w:tcPr>
            <w:tcW w:w="482" w:type="dxa"/>
          </w:tcPr>
          <w:p w14:paraId="5EEA7999" w14:textId="77777777" w:rsidR="00497208" w:rsidRDefault="00497208">
            <w:pPr>
              <w:pStyle w:val="TableParagraph"/>
              <w:spacing w:line="240" w:lineRule="auto"/>
              <w:rPr>
                <w:sz w:val="16"/>
              </w:rPr>
            </w:pPr>
          </w:p>
        </w:tc>
        <w:tc>
          <w:tcPr>
            <w:tcW w:w="4710" w:type="dxa"/>
          </w:tcPr>
          <w:p w14:paraId="5EEA799A" w14:textId="77777777" w:rsidR="00497208" w:rsidRDefault="007C7D88">
            <w:pPr>
              <w:pStyle w:val="TableParagraph"/>
              <w:ind w:left="99"/>
              <w:rPr>
                <w:sz w:val="20"/>
              </w:rPr>
            </w:pPr>
            <w:r>
              <w:rPr>
                <w:sz w:val="20"/>
              </w:rPr>
              <w:t>national</w:t>
            </w:r>
            <w:r>
              <w:rPr>
                <w:spacing w:val="31"/>
                <w:sz w:val="20"/>
              </w:rPr>
              <w:t xml:space="preserve"> </w:t>
            </w:r>
            <w:r>
              <w:rPr>
                <w:sz w:val="20"/>
              </w:rPr>
              <w:t>Joint</w:t>
            </w:r>
            <w:r>
              <w:rPr>
                <w:spacing w:val="32"/>
                <w:sz w:val="20"/>
              </w:rPr>
              <w:t xml:space="preserve"> </w:t>
            </w:r>
            <w:r>
              <w:rPr>
                <w:sz w:val="20"/>
              </w:rPr>
              <w:t>Conference</w:t>
            </w:r>
            <w:r>
              <w:rPr>
                <w:spacing w:val="32"/>
                <w:sz w:val="20"/>
              </w:rPr>
              <w:t xml:space="preserve"> </w:t>
            </w:r>
            <w:r>
              <w:rPr>
                <w:sz w:val="20"/>
              </w:rPr>
              <w:t>on</w:t>
            </w:r>
            <w:r>
              <w:rPr>
                <w:spacing w:val="32"/>
                <w:sz w:val="20"/>
              </w:rPr>
              <w:t xml:space="preserve"> </w:t>
            </w:r>
            <w:r>
              <w:rPr>
                <w:sz w:val="20"/>
              </w:rPr>
              <w:t>Neural</w:t>
            </w:r>
            <w:r>
              <w:rPr>
                <w:spacing w:val="31"/>
                <w:sz w:val="20"/>
              </w:rPr>
              <w:t xml:space="preserve"> </w:t>
            </w:r>
            <w:r>
              <w:rPr>
                <w:sz w:val="20"/>
              </w:rPr>
              <w:t>Networks,</w:t>
            </w:r>
            <w:r>
              <w:rPr>
                <w:spacing w:val="32"/>
                <w:sz w:val="20"/>
              </w:rPr>
              <w:t xml:space="preserve"> </w:t>
            </w:r>
            <w:r>
              <w:rPr>
                <w:spacing w:val="-2"/>
                <w:sz w:val="20"/>
              </w:rPr>
              <w:t>2005.</w:t>
            </w:r>
          </w:p>
        </w:tc>
        <w:tc>
          <w:tcPr>
            <w:tcW w:w="552" w:type="dxa"/>
          </w:tcPr>
          <w:p w14:paraId="5EEA799B" w14:textId="77777777" w:rsidR="00497208" w:rsidRDefault="00497208">
            <w:pPr>
              <w:pStyle w:val="TableParagraph"/>
              <w:spacing w:line="240" w:lineRule="auto"/>
              <w:rPr>
                <w:sz w:val="16"/>
              </w:rPr>
            </w:pPr>
          </w:p>
        </w:tc>
        <w:tc>
          <w:tcPr>
            <w:tcW w:w="4641" w:type="dxa"/>
          </w:tcPr>
          <w:p w14:paraId="5EEA799C" w14:textId="77777777" w:rsidR="00497208" w:rsidRDefault="007C7D88">
            <w:pPr>
              <w:pStyle w:val="TableParagraph"/>
              <w:ind w:left="97"/>
              <w:rPr>
                <w:sz w:val="20"/>
              </w:rPr>
            </w:pPr>
            <w:r>
              <w:rPr>
                <w:sz w:val="20"/>
              </w:rPr>
              <w:t>Be</w:t>
            </w:r>
            <w:r>
              <w:rPr>
                <w:spacing w:val="-2"/>
                <w:sz w:val="20"/>
              </w:rPr>
              <w:t xml:space="preserve"> </w:t>
            </w:r>
            <w:r>
              <w:rPr>
                <w:sz w:val="20"/>
              </w:rPr>
              <w:t>Improved</w:t>
            </w:r>
            <w:r>
              <w:rPr>
                <w:spacing w:val="-2"/>
                <w:sz w:val="20"/>
              </w:rPr>
              <w:t xml:space="preserve"> </w:t>
            </w:r>
            <w:r>
              <w:rPr>
                <w:sz w:val="20"/>
              </w:rPr>
              <w:t>by</w:t>
            </w:r>
            <w:r>
              <w:rPr>
                <w:spacing w:val="-1"/>
                <w:sz w:val="20"/>
              </w:rPr>
              <w:t xml:space="preserve"> </w:t>
            </w:r>
            <w:r>
              <w:rPr>
                <w:sz w:val="20"/>
              </w:rPr>
              <w:t>Directing</w:t>
            </w:r>
            <w:r>
              <w:rPr>
                <w:spacing w:val="-2"/>
                <w:sz w:val="20"/>
              </w:rPr>
              <w:t xml:space="preserve"> </w:t>
            </w:r>
            <w:r>
              <w:rPr>
                <w:sz w:val="20"/>
              </w:rPr>
              <w:t>Attention</w:t>
            </w:r>
            <w:r>
              <w:rPr>
                <w:spacing w:val="-1"/>
                <w:sz w:val="20"/>
              </w:rPr>
              <w:t xml:space="preserve"> </w:t>
            </w:r>
            <w:r>
              <w:rPr>
                <w:sz w:val="20"/>
              </w:rPr>
              <w:t>through</w:t>
            </w:r>
            <w:r>
              <w:rPr>
                <w:spacing w:val="-2"/>
                <w:sz w:val="20"/>
              </w:rPr>
              <w:t xml:space="preserve"> Perceptual</w:t>
            </w:r>
          </w:p>
        </w:tc>
      </w:tr>
      <w:tr w:rsidR="00497208" w14:paraId="5EEA79A2" w14:textId="77777777">
        <w:trPr>
          <w:trHeight w:val="239"/>
        </w:trPr>
        <w:tc>
          <w:tcPr>
            <w:tcW w:w="482" w:type="dxa"/>
          </w:tcPr>
          <w:p w14:paraId="5EEA799E" w14:textId="77777777" w:rsidR="00497208" w:rsidRDefault="00497208">
            <w:pPr>
              <w:pStyle w:val="TableParagraph"/>
              <w:spacing w:line="240" w:lineRule="auto"/>
              <w:rPr>
                <w:sz w:val="16"/>
              </w:rPr>
            </w:pPr>
          </w:p>
        </w:tc>
        <w:tc>
          <w:tcPr>
            <w:tcW w:w="4710" w:type="dxa"/>
          </w:tcPr>
          <w:p w14:paraId="5EEA799F" w14:textId="77777777" w:rsidR="00497208" w:rsidRDefault="007C7D88">
            <w:pPr>
              <w:pStyle w:val="TableParagraph"/>
              <w:ind w:left="99"/>
              <w:rPr>
                <w:sz w:val="20"/>
              </w:rPr>
            </w:pPr>
            <w:r>
              <w:rPr>
                <w:sz w:val="20"/>
              </w:rPr>
              <w:t>Vol.</w:t>
            </w:r>
            <w:r>
              <w:rPr>
                <w:spacing w:val="55"/>
                <w:sz w:val="20"/>
              </w:rPr>
              <w:t xml:space="preserve"> </w:t>
            </w:r>
            <w:r>
              <w:rPr>
                <w:sz w:val="20"/>
              </w:rPr>
              <w:t>2.</w:t>
            </w:r>
            <w:r>
              <w:rPr>
                <w:spacing w:val="55"/>
                <w:sz w:val="20"/>
              </w:rPr>
              <w:t xml:space="preserve"> </w:t>
            </w:r>
            <w:r>
              <w:rPr>
                <w:sz w:val="20"/>
              </w:rPr>
              <w:t>July</w:t>
            </w:r>
            <w:r>
              <w:rPr>
                <w:spacing w:val="56"/>
                <w:sz w:val="20"/>
              </w:rPr>
              <w:t xml:space="preserve"> </w:t>
            </w:r>
            <w:r>
              <w:rPr>
                <w:sz w:val="20"/>
              </w:rPr>
              <w:t>2005,</w:t>
            </w:r>
            <w:r>
              <w:rPr>
                <w:spacing w:val="55"/>
                <w:sz w:val="20"/>
              </w:rPr>
              <w:t xml:space="preserve"> </w:t>
            </w:r>
            <w:r>
              <w:rPr>
                <w:sz w:val="20"/>
              </w:rPr>
              <w:t>729–734</w:t>
            </w:r>
            <w:r>
              <w:rPr>
                <w:spacing w:val="56"/>
                <w:sz w:val="20"/>
              </w:rPr>
              <w:t xml:space="preserve"> </w:t>
            </w:r>
            <w:r>
              <w:rPr>
                <w:sz w:val="20"/>
              </w:rPr>
              <w:t>vol.</w:t>
            </w:r>
            <w:r>
              <w:rPr>
                <w:spacing w:val="55"/>
                <w:sz w:val="20"/>
              </w:rPr>
              <w:t xml:space="preserve"> </w:t>
            </w:r>
            <w:r>
              <w:rPr>
                <w:sz w:val="20"/>
              </w:rPr>
              <w:t>2.</w:t>
            </w:r>
            <w:r>
              <w:rPr>
                <w:spacing w:val="60"/>
                <w:sz w:val="20"/>
              </w:rPr>
              <w:t xml:space="preserve"> </w:t>
            </w:r>
            <w:r>
              <w:rPr>
                <w:sz w:val="16"/>
              </w:rPr>
              <w:t>DOI</w:t>
            </w:r>
            <w:r>
              <w:rPr>
                <w:sz w:val="20"/>
              </w:rPr>
              <w:t>:</w:t>
            </w:r>
            <w:r>
              <w:rPr>
                <w:spacing w:val="56"/>
                <w:sz w:val="20"/>
              </w:rPr>
              <w:t xml:space="preserve"> </w:t>
            </w:r>
            <w:hyperlink r:id="rId38">
              <w:proofErr w:type="gramStart"/>
              <w:r>
                <w:rPr>
                  <w:sz w:val="20"/>
                </w:rPr>
                <w:t>10</w:t>
              </w:r>
              <w:r>
                <w:rPr>
                  <w:spacing w:val="-7"/>
                  <w:sz w:val="20"/>
                </w:rPr>
                <w:t xml:space="preserve"> </w:t>
              </w:r>
              <w:r>
                <w:rPr>
                  <w:sz w:val="20"/>
                </w:rPr>
                <w:t>.</w:t>
              </w:r>
              <w:proofErr w:type="gramEnd"/>
              <w:r>
                <w:rPr>
                  <w:spacing w:val="-7"/>
                  <w:sz w:val="20"/>
                </w:rPr>
                <w:t xml:space="preserve"> </w:t>
              </w:r>
              <w:r>
                <w:rPr>
                  <w:sz w:val="20"/>
                </w:rPr>
                <w:t>1109</w:t>
              </w:r>
              <w:r>
                <w:rPr>
                  <w:spacing w:val="-7"/>
                  <w:sz w:val="20"/>
                </w:rPr>
                <w:t xml:space="preserve"> </w:t>
              </w:r>
              <w:r>
                <w:rPr>
                  <w:spacing w:val="-10"/>
                  <w:sz w:val="20"/>
                </w:rPr>
                <w:t>/</w:t>
              </w:r>
            </w:hyperlink>
          </w:p>
        </w:tc>
        <w:tc>
          <w:tcPr>
            <w:tcW w:w="552" w:type="dxa"/>
          </w:tcPr>
          <w:p w14:paraId="5EEA79A0" w14:textId="77777777" w:rsidR="00497208" w:rsidRDefault="00497208">
            <w:pPr>
              <w:pStyle w:val="TableParagraph"/>
              <w:spacing w:line="240" w:lineRule="auto"/>
              <w:rPr>
                <w:sz w:val="16"/>
              </w:rPr>
            </w:pPr>
          </w:p>
        </w:tc>
        <w:tc>
          <w:tcPr>
            <w:tcW w:w="4641" w:type="dxa"/>
          </w:tcPr>
          <w:p w14:paraId="5EEA79A1" w14:textId="77777777" w:rsidR="00497208" w:rsidRDefault="007C7D88">
            <w:pPr>
              <w:pStyle w:val="TableParagraph"/>
              <w:ind w:left="97"/>
              <w:rPr>
                <w:sz w:val="20"/>
              </w:rPr>
            </w:pPr>
            <w:bookmarkStart w:id="241" w:name="_bookmark16"/>
            <w:bookmarkEnd w:id="241"/>
            <w:r>
              <w:rPr>
                <w:sz w:val="20"/>
              </w:rPr>
              <w:t>Learning”.</w:t>
            </w:r>
            <w:r>
              <w:rPr>
                <w:spacing w:val="15"/>
                <w:sz w:val="20"/>
              </w:rPr>
              <w:t xml:space="preserve"> </w:t>
            </w:r>
            <w:r>
              <w:rPr>
                <w:sz w:val="20"/>
              </w:rPr>
              <w:t>In:</w:t>
            </w:r>
            <w:r>
              <w:rPr>
                <w:spacing w:val="15"/>
                <w:sz w:val="20"/>
              </w:rPr>
              <w:t xml:space="preserve"> </w:t>
            </w:r>
            <w:r>
              <w:rPr>
                <w:i/>
                <w:sz w:val="20"/>
              </w:rPr>
              <w:t>Int</w:t>
            </w:r>
            <w:r>
              <w:rPr>
                <w:i/>
                <w:spacing w:val="15"/>
                <w:sz w:val="20"/>
              </w:rPr>
              <w:t xml:space="preserve"> </w:t>
            </w:r>
            <w:r>
              <w:rPr>
                <w:i/>
                <w:sz w:val="20"/>
              </w:rPr>
              <w:t>J</w:t>
            </w:r>
            <w:r>
              <w:rPr>
                <w:i/>
                <w:spacing w:val="15"/>
                <w:sz w:val="20"/>
              </w:rPr>
              <w:t xml:space="preserve"> </w:t>
            </w:r>
            <w:r>
              <w:rPr>
                <w:i/>
                <w:sz w:val="20"/>
              </w:rPr>
              <w:t>Sport</w:t>
            </w:r>
            <w:r>
              <w:rPr>
                <w:i/>
                <w:spacing w:val="15"/>
                <w:sz w:val="20"/>
              </w:rPr>
              <w:t xml:space="preserve"> </w:t>
            </w:r>
            <w:r>
              <w:rPr>
                <w:i/>
                <w:sz w:val="20"/>
              </w:rPr>
              <w:t>Psychol</w:t>
            </w:r>
            <w:r>
              <w:rPr>
                <w:i/>
                <w:spacing w:val="15"/>
                <w:sz w:val="20"/>
              </w:rPr>
              <w:t xml:space="preserve"> </w:t>
            </w:r>
            <w:r>
              <w:rPr>
                <w:sz w:val="20"/>
              </w:rPr>
              <w:t>41</w:t>
            </w:r>
            <w:r>
              <w:rPr>
                <w:spacing w:val="15"/>
                <w:sz w:val="20"/>
              </w:rPr>
              <w:t xml:space="preserve"> </w:t>
            </w:r>
            <w:r>
              <w:rPr>
                <w:sz w:val="20"/>
              </w:rPr>
              <w:t>(Jan.</w:t>
            </w:r>
            <w:r>
              <w:rPr>
                <w:spacing w:val="15"/>
                <w:sz w:val="20"/>
              </w:rPr>
              <w:t xml:space="preserve"> </w:t>
            </w:r>
            <w:r>
              <w:rPr>
                <w:sz w:val="20"/>
              </w:rPr>
              <w:t>1,</w:t>
            </w:r>
            <w:r>
              <w:rPr>
                <w:spacing w:val="16"/>
                <w:sz w:val="20"/>
              </w:rPr>
              <w:t xml:space="preserve"> </w:t>
            </w:r>
            <w:r>
              <w:rPr>
                <w:spacing w:val="-2"/>
                <w:sz w:val="20"/>
              </w:rPr>
              <w:t>2010).</w:t>
            </w:r>
          </w:p>
        </w:tc>
      </w:tr>
      <w:tr w:rsidR="00497208" w14:paraId="5EEA79A7" w14:textId="77777777">
        <w:trPr>
          <w:trHeight w:val="239"/>
        </w:trPr>
        <w:tc>
          <w:tcPr>
            <w:tcW w:w="482" w:type="dxa"/>
          </w:tcPr>
          <w:p w14:paraId="5EEA79A3" w14:textId="77777777" w:rsidR="00497208" w:rsidRDefault="00497208">
            <w:pPr>
              <w:pStyle w:val="TableParagraph"/>
              <w:spacing w:line="240" w:lineRule="auto"/>
              <w:rPr>
                <w:sz w:val="16"/>
              </w:rPr>
            </w:pPr>
          </w:p>
        </w:tc>
        <w:tc>
          <w:tcPr>
            <w:tcW w:w="4710" w:type="dxa"/>
          </w:tcPr>
          <w:p w14:paraId="5EEA79A4" w14:textId="77777777" w:rsidR="00497208" w:rsidRDefault="007C7D88">
            <w:pPr>
              <w:pStyle w:val="TableParagraph"/>
              <w:ind w:left="99"/>
              <w:rPr>
                <w:sz w:val="20"/>
              </w:rPr>
            </w:pPr>
            <w:hyperlink r:id="rId39">
              <w:proofErr w:type="gramStart"/>
              <w:r>
                <w:rPr>
                  <w:sz w:val="20"/>
                </w:rPr>
                <w:t>IJCNN</w:t>
              </w:r>
              <w:r>
                <w:rPr>
                  <w:spacing w:val="-24"/>
                  <w:sz w:val="20"/>
                </w:rPr>
                <w:t xml:space="preserve"> </w:t>
              </w:r>
              <w:r>
                <w:rPr>
                  <w:sz w:val="20"/>
                </w:rPr>
                <w:t>.</w:t>
              </w:r>
              <w:proofErr w:type="gramEnd"/>
              <w:r>
                <w:rPr>
                  <w:spacing w:val="-24"/>
                  <w:sz w:val="20"/>
                </w:rPr>
                <w:t xml:space="preserve"> </w:t>
              </w:r>
              <w:proofErr w:type="gramStart"/>
              <w:r>
                <w:rPr>
                  <w:sz w:val="20"/>
                </w:rPr>
                <w:t>2005</w:t>
              </w:r>
              <w:r>
                <w:rPr>
                  <w:spacing w:val="-24"/>
                  <w:sz w:val="20"/>
                </w:rPr>
                <w:t xml:space="preserve"> </w:t>
              </w:r>
              <w:r>
                <w:rPr>
                  <w:sz w:val="20"/>
                </w:rPr>
                <w:t>.</w:t>
              </w:r>
              <w:proofErr w:type="gramEnd"/>
              <w:r>
                <w:rPr>
                  <w:spacing w:val="-24"/>
                  <w:sz w:val="20"/>
                </w:rPr>
                <w:t xml:space="preserve"> </w:t>
              </w:r>
              <w:r>
                <w:rPr>
                  <w:sz w:val="20"/>
                </w:rPr>
                <w:t>1555942.</w:t>
              </w:r>
            </w:hyperlink>
            <w:r>
              <w:rPr>
                <w:spacing w:val="31"/>
                <w:sz w:val="20"/>
              </w:rPr>
              <w:t xml:space="preserve"> </w:t>
            </w:r>
            <w:r>
              <w:rPr>
                <w:sz w:val="16"/>
              </w:rPr>
              <w:t>URL</w:t>
            </w:r>
            <w:r>
              <w:rPr>
                <w:sz w:val="20"/>
              </w:rPr>
              <w:t>:</w:t>
            </w:r>
            <w:r>
              <w:rPr>
                <w:spacing w:val="39"/>
                <w:sz w:val="20"/>
              </w:rPr>
              <w:t xml:space="preserve"> </w:t>
            </w:r>
            <w:hyperlink r:id="rId40">
              <w:proofErr w:type="gramStart"/>
              <w:r>
                <w:rPr>
                  <w:sz w:val="20"/>
                </w:rPr>
                <w:t>https</w:t>
              </w:r>
              <w:r>
                <w:rPr>
                  <w:spacing w:val="-24"/>
                  <w:sz w:val="20"/>
                </w:rPr>
                <w:t xml:space="preserve"> </w:t>
              </w:r>
              <w:r>
                <w:rPr>
                  <w:sz w:val="20"/>
                </w:rPr>
                <w:t>:</w:t>
              </w:r>
              <w:proofErr w:type="gramEnd"/>
              <w:r>
                <w:rPr>
                  <w:spacing w:val="-24"/>
                  <w:sz w:val="20"/>
                </w:rPr>
                <w:t xml:space="preserve"> </w:t>
              </w:r>
              <w:r>
                <w:rPr>
                  <w:sz w:val="20"/>
                </w:rPr>
                <w:t>/</w:t>
              </w:r>
              <w:r>
                <w:rPr>
                  <w:spacing w:val="-24"/>
                  <w:sz w:val="20"/>
                </w:rPr>
                <w:t xml:space="preserve"> </w:t>
              </w:r>
              <w:r>
                <w:rPr>
                  <w:sz w:val="20"/>
                </w:rPr>
                <w:t>/</w:t>
              </w:r>
              <w:r>
                <w:rPr>
                  <w:spacing w:val="-24"/>
                  <w:sz w:val="20"/>
                </w:rPr>
                <w:t xml:space="preserve"> </w:t>
              </w:r>
              <w:proofErr w:type="spellStart"/>
              <w:proofErr w:type="gramStart"/>
              <w:r>
                <w:rPr>
                  <w:sz w:val="20"/>
                </w:rPr>
                <w:t>ieeexplore</w:t>
              </w:r>
              <w:proofErr w:type="spellEnd"/>
              <w:r>
                <w:rPr>
                  <w:spacing w:val="-24"/>
                  <w:sz w:val="20"/>
                </w:rPr>
                <w:t xml:space="preserve"> </w:t>
              </w:r>
              <w:r>
                <w:rPr>
                  <w:sz w:val="20"/>
                </w:rPr>
                <w:t>.</w:t>
              </w:r>
              <w:proofErr w:type="gramEnd"/>
              <w:r>
                <w:rPr>
                  <w:spacing w:val="-24"/>
                  <w:sz w:val="20"/>
                </w:rPr>
                <w:t xml:space="preserve"> </w:t>
              </w:r>
              <w:proofErr w:type="spellStart"/>
              <w:proofErr w:type="gramStart"/>
              <w:r>
                <w:rPr>
                  <w:sz w:val="20"/>
                </w:rPr>
                <w:t>ieee</w:t>
              </w:r>
              <w:proofErr w:type="spellEnd"/>
              <w:r>
                <w:rPr>
                  <w:spacing w:val="-24"/>
                  <w:sz w:val="20"/>
                </w:rPr>
                <w:t xml:space="preserve"> </w:t>
              </w:r>
              <w:r>
                <w:rPr>
                  <w:spacing w:val="-10"/>
                  <w:sz w:val="20"/>
                </w:rPr>
                <w:t>.</w:t>
              </w:r>
              <w:proofErr w:type="gramEnd"/>
            </w:hyperlink>
          </w:p>
        </w:tc>
        <w:tc>
          <w:tcPr>
            <w:tcW w:w="552" w:type="dxa"/>
          </w:tcPr>
          <w:p w14:paraId="5EEA79A5" w14:textId="77777777" w:rsidR="00497208" w:rsidRDefault="007C7D88">
            <w:pPr>
              <w:pStyle w:val="TableParagraph"/>
              <w:ind w:left="16"/>
              <w:jc w:val="center"/>
              <w:rPr>
                <w:sz w:val="20"/>
              </w:rPr>
            </w:pPr>
            <w:r>
              <w:rPr>
                <w:spacing w:val="-4"/>
                <w:sz w:val="20"/>
              </w:rPr>
              <w:t>[16]</w:t>
            </w:r>
          </w:p>
        </w:tc>
        <w:tc>
          <w:tcPr>
            <w:tcW w:w="4641" w:type="dxa"/>
          </w:tcPr>
          <w:p w14:paraId="5EEA79A6" w14:textId="77777777" w:rsidR="00497208" w:rsidRDefault="007C7D88">
            <w:pPr>
              <w:pStyle w:val="TableParagraph"/>
              <w:ind w:left="97"/>
              <w:rPr>
                <w:sz w:val="20"/>
              </w:rPr>
            </w:pPr>
            <w:r>
              <w:rPr>
                <w:sz w:val="20"/>
              </w:rPr>
              <w:t>Amir</w:t>
            </w:r>
            <w:r>
              <w:rPr>
                <w:spacing w:val="21"/>
                <w:sz w:val="20"/>
              </w:rPr>
              <w:t xml:space="preserve"> </w:t>
            </w:r>
            <w:r>
              <w:rPr>
                <w:sz w:val="20"/>
              </w:rPr>
              <w:t>Shahroudy</w:t>
            </w:r>
            <w:r>
              <w:rPr>
                <w:spacing w:val="21"/>
                <w:sz w:val="20"/>
              </w:rPr>
              <w:t xml:space="preserve"> </w:t>
            </w:r>
            <w:r>
              <w:rPr>
                <w:sz w:val="20"/>
              </w:rPr>
              <w:t>et</w:t>
            </w:r>
            <w:r>
              <w:rPr>
                <w:spacing w:val="21"/>
                <w:sz w:val="20"/>
              </w:rPr>
              <w:t xml:space="preserve"> </w:t>
            </w:r>
            <w:r>
              <w:rPr>
                <w:sz w:val="20"/>
              </w:rPr>
              <w:t>al.</w:t>
            </w:r>
            <w:r>
              <w:rPr>
                <w:spacing w:val="21"/>
                <w:sz w:val="20"/>
              </w:rPr>
              <w:t xml:space="preserve"> </w:t>
            </w:r>
            <w:r>
              <w:rPr>
                <w:sz w:val="20"/>
              </w:rPr>
              <w:t>“NTU</w:t>
            </w:r>
            <w:r>
              <w:rPr>
                <w:spacing w:val="21"/>
                <w:sz w:val="20"/>
              </w:rPr>
              <w:t xml:space="preserve"> </w:t>
            </w:r>
            <w:r>
              <w:rPr>
                <w:sz w:val="20"/>
              </w:rPr>
              <w:t>RGB+D:</w:t>
            </w:r>
            <w:r>
              <w:rPr>
                <w:spacing w:val="22"/>
                <w:sz w:val="20"/>
              </w:rPr>
              <w:t xml:space="preserve"> </w:t>
            </w:r>
            <w:r>
              <w:rPr>
                <w:sz w:val="20"/>
              </w:rPr>
              <w:t>A</w:t>
            </w:r>
            <w:r>
              <w:rPr>
                <w:spacing w:val="21"/>
                <w:sz w:val="20"/>
              </w:rPr>
              <w:t xml:space="preserve"> </w:t>
            </w:r>
            <w:r>
              <w:rPr>
                <w:sz w:val="20"/>
              </w:rPr>
              <w:t>Large</w:t>
            </w:r>
            <w:r>
              <w:rPr>
                <w:spacing w:val="21"/>
                <w:sz w:val="20"/>
              </w:rPr>
              <w:t xml:space="preserve"> </w:t>
            </w:r>
            <w:r>
              <w:rPr>
                <w:spacing w:val="-2"/>
                <w:sz w:val="20"/>
              </w:rPr>
              <w:t>Scale</w:t>
            </w:r>
          </w:p>
        </w:tc>
      </w:tr>
      <w:tr w:rsidR="00497208" w14:paraId="5EEA79AC" w14:textId="77777777">
        <w:trPr>
          <w:trHeight w:val="238"/>
        </w:trPr>
        <w:tc>
          <w:tcPr>
            <w:tcW w:w="482" w:type="dxa"/>
          </w:tcPr>
          <w:p w14:paraId="5EEA79A8" w14:textId="77777777" w:rsidR="00497208" w:rsidRDefault="00497208">
            <w:pPr>
              <w:pStyle w:val="TableParagraph"/>
              <w:spacing w:line="240" w:lineRule="auto"/>
              <w:rPr>
                <w:sz w:val="16"/>
              </w:rPr>
            </w:pPr>
          </w:p>
        </w:tc>
        <w:bookmarkStart w:id="242" w:name="_bookmark17"/>
        <w:bookmarkEnd w:id="242"/>
        <w:tc>
          <w:tcPr>
            <w:tcW w:w="4710" w:type="dxa"/>
          </w:tcPr>
          <w:p w14:paraId="5EEA79A9" w14:textId="77777777" w:rsidR="00497208" w:rsidRDefault="007C7D88">
            <w:pPr>
              <w:pStyle w:val="TableParagraph"/>
              <w:ind w:left="99"/>
              <w:rPr>
                <w:sz w:val="20"/>
              </w:rPr>
            </w:pPr>
            <w:r>
              <w:fldChar w:fldCharType="begin"/>
            </w:r>
            <w:r>
              <w:instrText>HYPERLINK "https://ieeexplore.ieee.org/document/1555942" \h</w:instrText>
            </w:r>
            <w:r>
              <w:fldChar w:fldCharType="separate"/>
            </w:r>
            <w:r>
              <w:rPr>
                <w:sz w:val="20"/>
              </w:rPr>
              <w:t>org/document/1555942</w:t>
            </w:r>
            <w:r>
              <w:fldChar w:fldCharType="end"/>
            </w:r>
            <w:r>
              <w:rPr>
                <w:spacing w:val="8"/>
                <w:sz w:val="20"/>
              </w:rPr>
              <w:t xml:space="preserve"> </w:t>
            </w:r>
            <w:r>
              <w:rPr>
                <w:sz w:val="20"/>
              </w:rPr>
              <w:t>(visited</w:t>
            </w:r>
            <w:r>
              <w:rPr>
                <w:spacing w:val="9"/>
                <w:sz w:val="20"/>
              </w:rPr>
              <w:t xml:space="preserve"> </w:t>
            </w:r>
            <w:r>
              <w:rPr>
                <w:sz w:val="20"/>
              </w:rPr>
              <w:t>on</w:t>
            </w:r>
            <w:r>
              <w:rPr>
                <w:spacing w:val="9"/>
                <w:sz w:val="20"/>
              </w:rPr>
              <w:t xml:space="preserve"> </w:t>
            </w:r>
            <w:r>
              <w:rPr>
                <w:spacing w:val="-2"/>
                <w:sz w:val="20"/>
              </w:rPr>
              <w:t>03/16/2025).</w:t>
            </w:r>
          </w:p>
        </w:tc>
        <w:tc>
          <w:tcPr>
            <w:tcW w:w="552" w:type="dxa"/>
          </w:tcPr>
          <w:p w14:paraId="5EEA79AA" w14:textId="77777777" w:rsidR="00497208" w:rsidRDefault="00497208">
            <w:pPr>
              <w:pStyle w:val="TableParagraph"/>
              <w:spacing w:line="240" w:lineRule="auto"/>
              <w:rPr>
                <w:sz w:val="16"/>
              </w:rPr>
            </w:pPr>
          </w:p>
        </w:tc>
        <w:tc>
          <w:tcPr>
            <w:tcW w:w="4641" w:type="dxa"/>
          </w:tcPr>
          <w:p w14:paraId="5EEA79AB" w14:textId="77777777" w:rsidR="00497208" w:rsidRDefault="007C7D88">
            <w:pPr>
              <w:pStyle w:val="TableParagraph"/>
              <w:ind w:left="97"/>
              <w:rPr>
                <w:i/>
                <w:sz w:val="20"/>
              </w:rPr>
            </w:pPr>
            <w:r>
              <w:rPr>
                <w:sz w:val="20"/>
              </w:rPr>
              <w:t>Dataset</w:t>
            </w:r>
            <w:r>
              <w:rPr>
                <w:spacing w:val="47"/>
                <w:sz w:val="20"/>
              </w:rPr>
              <w:t xml:space="preserve"> </w:t>
            </w:r>
            <w:r>
              <w:rPr>
                <w:sz w:val="20"/>
              </w:rPr>
              <w:t>for</w:t>
            </w:r>
            <w:r>
              <w:rPr>
                <w:spacing w:val="47"/>
                <w:sz w:val="20"/>
              </w:rPr>
              <w:t xml:space="preserve"> </w:t>
            </w:r>
            <w:r>
              <w:rPr>
                <w:sz w:val="20"/>
              </w:rPr>
              <w:t>3D</w:t>
            </w:r>
            <w:r>
              <w:rPr>
                <w:spacing w:val="48"/>
                <w:sz w:val="20"/>
              </w:rPr>
              <w:t xml:space="preserve"> </w:t>
            </w:r>
            <w:r>
              <w:rPr>
                <w:sz w:val="20"/>
              </w:rPr>
              <w:t>Human</w:t>
            </w:r>
            <w:r>
              <w:rPr>
                <w:spacing w:val="47"/>
                <w:sz w:val="20"/>
              </w:rPr>
              <w:t xml:space="preserve"> </w:t>
            </w:r>
            <w:r>
              <w:rPr>
                <w:sz w:val="20"/>
              </w:rPr>
              <w:t>Activity</w:t>
            </w:r>
            <w:r>
              <w:rPr>
                <w:spacing w:val="48"/>
                <w:sz w:val="20"/>
              </w:rPr>
              <w:t xml:space="preserve"> </w:t>
            </w:r>
            <w:r>
              <w:rPr>
                <w:sz w:val="20"/>
              </w:rPr>
              <w:t>Analysis”.</w:t>
            </w:r>
            <w:r>
              <w:rPr>
                <w:spacing w:val="48"/>
                <w:sz w:val="20"/>
              </w:rPr>
              <w:t xml:space="preserve"> </w:t>
            </w:r>
            <w:r>
              <w:rPr>
                <w:sz w:val="20"/>
              </w:rPr>
              <w:t>In:</w:t>
            </w:r>
            <w:r>
              <w:rPr>
                <w:spacing w:val="48"/>
                <w:sz w:val="20"/>
              </w:rPr>
              <w:t xml:space="preserve"> </w:t>
            </w:r>
            <w:r>
              <w:rPr>
                <w:i/>
                <w:spacing w:val="-4"/>
                <w:sz w:val="20"/>
              </w:rPr>
              <w:t>2016</w:t>
            </w:r>
          </w:p>
        </w:tc>
      </w:tr>
      <w:tr w:rsidR="00497208" w14:paraId="5EEA79B1" w14:textId="77777777">
        <w:trPr>
          <w:trHeight w:val="239"/>
        </w:trPr>
        <w:tc>
          <w:tcPr>
            <w:tcW w:w="482" w:type="dxa"/>
          </w:tcPr>
          <w:p w14:paraId="5EEA79AD" w14:textId="77777777" w:rsidR="00497208" w:rsidRDefault="007C7D88">
            <w:pPr>
              <w:pStyle w:val="TableParagraph"/>
              <w:spacing w:line="220" w:lineRule="exact"/>
              <w:ind w:right="98"/>
              <w:jc w:val="right"/>
              <w:rPr>
                <w:sz w:val="20"/>
              </w:rPr>
            </w:pPr>
            <w:r>
              <w:rPr>
                <w:spacing w:val="-5"/>
                <w:sz w:val="20"/>
              </w:rPr>
              <w:t>[6]</w:t>
            </w:r>
          </w:p>
        </w:tc>
        <w:tc>
          <w:tcPr>
            <w:tcW w:w="4710" w:type="dxa"/>
          </w:tcPr>
          <w:p w14:paraId="5EEA79AE" w14:textId="77777777" w:rsidR="00497208" w:rsidRDefault="007C7D88">
            <w:pPr>
              <w:pStyle w:val="TableParagraph"/>
              <w:spacing w:line="220" w:lineRule="exact"/>
              <w:ind w:left="99"/>
              <w:rPr>
                <w:sz w:val="20"/>
              </w:rPr>
            </w:pPr>
            <w:r>
              <w:rPr>
                <w:sz w:val="20"/>
              </w:rPr>
              <w:t>Gustaf</w:t>
            </w:r>
            <w:r>
              <w:rPr>
                <w:spacing w:val="14"/>
                <w:sz w:val="20"/>
              </w:rPr>
              <w:t xml:space="preserve"> </w:t>
            </w:r>
            <w:proofErr w:type="spellStart"/>
            <w:r>
              <w:rPr>
                <w:sz w:val="20"/>
              </w:rPr>
              <w:t>Gredeba¨ck</w:t>
            </w:r>
            <w:proofErr w:type="spellEnd"/>
            <w:r>
              <w:rPr>
                <w:spacing w:val="15"/>
                <w:sz w:val="20"/>
              </w:rPr>
              <w:t xml:space="preserve"> </w:t>
            </w:r>
            <w:r>
              <w:rPr>
                <w:sz w:val="20"/>
              </w:rPr>
              <w:t>and</w:t>
            </w:r>
            <w:r>
              <w:rPr>
                <w:spacing w:val="15"/>
                <w:sz w:val="20"/>
              </w:rPr>
              <w:t xml:space="preserve"> </w:t>
            </w:r>
            <w:r>
              <w:rPr>
                <w:sz w:val="20"/>
              </w:rPr>
              <w:t>Terje</w:t>
            </w:r>
            <w:r>
              <w:rPr>
                <w:spacing w:val="15"/>
                <w:sz w:val="20"/>
              </w:rPr>
              <w:t xml:space="preserve"> </w:t>
            </w:r>
            <w:r>
              <w:rPr>
                <w:sz w:val="20"/>
              </w:rPr>
              <w:t>Falck-</w:t>
            </w:r>
            <w:proofErr w:type="spellStart"/>
            <w:r>
              <w:rPr>
                <w:sz w:val="20"/>
              </w:rPr>
              <w:t>Ytter</w:t>
            </w:r>
            <w:proofErr w:type="spellEnd"/>
            <w:r>
              <w:rPr>
                <w:sz w:val="20"/>
              </w:rPr>
              <w:t>.</w:t>
            </w:r>
            <w:r>
              <w:rPr>
                <w:spacing w:val="15"/>
                <w:sz w:val="20"/>
              </w:rPr>
              <w:t xml:space="preserve"> </w:t>
            </w:r>
            <w:r>
              <w:rPr>
                <w:sz w:val="20"/>
              </w:rPr>
              <w:t>“Eye</w:t>
            </w:r>
            <w:r>
              <w:rPr>
                <w:spacing w:val="15"/>
                <w:sz w:val="20"/>
              </w:rPr>
              <w:t xml:space="preserve"> </w:t>
            </w:r>
            <w:r>
              <w:rPr>
                <w:spacing w:val="-4"/>
                <w:sz w:val="20"/>
              </w:rPr>
              <w:t>Move-</w:t>
            </w:r>
          </w:p>
        </w:tc>
        <w:tc>
          <w:tcPr>
            <w:tcW w:w="552" w:type="dxa"/>
          </w:tcPr>
          <w:p w14:paraId="5EEA79AF" w14:textId="77777777" w:rsidR="00497208" w:rsidRDefault="00497208">
            <w:pPr>
              <w:pStyle w:val="TableParagraph"/>
              <w:spacing w:line="240" w:lineRule="auto"/>
              <w:rPr>
                <w:sz w:val="16"/>
              </w:rPr>
            </w:pPr>
          </w:p>
        </w:tc>
        <w:tc>
          <w:tcPr>
            <w:tcW w:w="4641" w:type="dxa"/>
          </w:tcPr>
          <w:p w14:paraId="5EEA79B0" w14:textId="77777777" w:rsidR="00497208" w:rsidRDefault="007C7D88">
            <w:pPr>
              <w:pStyle w:val="TableParagraph"/>
              <w:spacing w:line="220" w:lineRule="exact"/>
              <w:ind w:left="97"/>
              <w:rPr>
                <w:i/>
                <w:sz w:val="20"/>
              </w:rPr>
            </w:pPr>
            <w:r>
              <w:rPr>
                <w:i/>
                <w:sz w:val="20"/>
              </w:rPr>
              <w:t>IEEE</w:t>
            </w:r>
            <w:r>
              <w:rPr>
                <w:i/>
                <w:spacing w:val="69"/>
                <w:sz w:val="20"/>
              </w:rPr>
              <w:t xml:space="preserve"> </w:t>
            </w:r>
            <w:r>
              <w:rPr>
                <w:i/>
                <w:sz w:val="20"/>
              </w:rPr>
              <w:t>Conference</w:t>
            </w:r>
            <w:r>
              <w:rPr>
                <w:i/>
                <w:spacing w:val="70"/>
                <w:sz w:val="20"/>
              </w:rPr>
              <w:t xml:space="preserve"> </w:t>
            </w:r>
            <w:r>
              <w:rPr>
                <w:i/>
                <w:sz w:val="20"/>
              </w:rPr>
              <w:t>on</w:t>
            </w:r>
            <w:r>
              <w:rPr>
                <w:i/>
                <w:spacing w:val="70"/>
                <w:sz w:val="20"/>
              </w:rPr>
              <w:t xml:space="preserve"> </w:t>
            </w:r>
            <w:r>
              <w:rPr>
                <w:i/>
                <w:sz w:val="20"/>
              </w:rPr>
              <w:t>Computer</w:t>
            </w:r>
            <w:r>
              <w:rPr>
                <w:i/>
                <w:spacing w:val="70"/>
                <w:sz w:val="20"/>
              </w:rPr>
              <w:t xml:space="preserve"> </w:t>
            </w:r>
            <w:r>
              <w:rPr>
                <w:i/>
                <w:sz w:val="20"/>
              </w:rPr>
              <w:t>Vision</w:t>
            </w:r>
            <w:r>
              <w:rPr>
                <w:i/>
                <w:spacing w:val="70"/>
                <w:sz w:val="20"/>
              </w:rPr>
              <w:t xml:space="preserve"> </w:t>
            </w:r>
            <w:r>
              <w:rPr>
                <w:i/>
                <w:sz w:val="20"/>
              </w:rPr>
              <w:t>and</w:t>
            </w:r>
            <w:r>
              <w:rPr>
                <w:i/>
                <w:spacing w:val="70"/>
                <w:sz w:val="20"/>
              </w:rPr>
              <w:t xml:space="preserve"> </w:t>
            </w:r>
            <w:r>
              <w:rPr>
                <w:i/>
                <w:spacing w:val="-2"/>
                <w:sz w:val="20"/>
              </w:rPr>
              <w:t>Pattern</w:t>
            </w:r>
          </w:p>
        </w:tc>
      </w:tr>
      <w:tr w:rsidR="00497208" w14:paraId="5EEA79B6" w14:textId="77777777">
        <w:trPr>
          <w:trHeight w:val="239"/>
        </w:trPr>
        <w:tc>
          <w:tcPr>
            <w:tcW w:w="482" w:type="dxa"/>
          </w:tcPr>
          <w:p w14:paraId="5EEA79B2" w14:textId="77777777" w:rsidR="00497208" w:rsidRDefault="00497208">
            <w:pPr>
              <w:pStyle w:val="TableParagraph"/>
              <w:spacing w:line="240" w:lineRule="auto"/>
              <w:rPr>
                <w:sz w:val="16"/>
              </w:rPr>
            </w:pPr>
          </w:p>
        </w:tc>
        <w:tc>
          <w:tcPr>
            <w:tcW w:w="4710" w:type="dxa"/>
          </w:tcPr>
          <w:p w14:paraId="5EEA79B3" w14:textId="77777777" w:rsidR="00497208" w:rsidRDefault="007C7D88">
            <w:pPr>
              <w:pStyle w:val="TableParagraph"/>
              <w:ind w:left="99"/>
              <w:rPr>
                <w:i/>
                <w:sz w:val="20"/>
              </w:rPr>
            </w:pPr>
            <w:proofErr w:type="spellStart"/>
            <w:proofErr w:type="gramStart"/>
            <w:r>
              <w:rPr>
                <w:sz w:val="20"/>
              </w:rPr>
              <w:t>ments</w:t>
            </w:r>
            <w:proofErr w:type="spellEnd"/>
            <w:r>
              <w:rPr>
                <w:spacing w:val="35"/>
                <w:sz w:val="20"/>
              </w:rPr>
              <w:t xml:space="preserve">  </w:t>
            </w:r>
            <w:r>
              <w:rPr>
                <w:sz w:val="20"/>
              </w:rPr>
              <w:t>During</w:t>
            </w:r>
            <w:proofErr w:type="gramEnd"/>
            <w:r>
              <w:rPr>
                <w:spacing w:val="35"/>
                <w:sz w:val="20"/>
              </w:rPr>
              <w:t xml:space="preserve">  </w:t>
            </w:r>
            <w:proofErr w:type="gramStart"/>
            <w:r>
              <w:rPr>
                <w:sz w:val="20"/>
              </w:rPr>
              <w:t>Action</w:t>
            </w:r>
            <w:r>
              <w:rPr>
                <w:spacing w:val="35"/>
                <w:sz w:val="20"/>
              </w:rPr>
              <w:t xml:space="preserve">  </w:t>
            </w:r>
            <w:r>
              <w:rPr>
                <w:sz w:val="20"/>
              </w:rPr>
              <w:t>Observation</w:t>
            </w:r>
            <w:proofErr w:type="gramEnd"/>
            <w:r>
              <w:rPr>
                <w:sz w:val="20"/>
              </w:rPr>
              <w:t>”.</w:t>
            </w:r>
            <w:r>
              <w:rPr>
                <w:spacing w:val="35"/>
                <w:sz w:val="20"/>
              </w:rPr>
              <w:t xml:space="preserve">  </w:t>
            </w:r>
            <w:r>
              <w:rPr>
                <w:sz w:val="20"/>
              </w:rPr>
              <w:t>In:</w:t>
            </w:r>
            <w:r>
              <w:rPr>
                <w:spacing w:val="35"/>
                <w:sz w:val="20"/>
              </w:rPr>
              <w:t xml:space="preserve">  </w:t>
            </w:r>
            <w:proofErr w:type="spellStart"/>
            <w:r>
              <w:rPr>
                <w:i/>
                <w:spacing w:val="-2"/>
                <w:sz w:val="20"/>
              </w:rPr>
              <w:t>Perspec</w:t>
            </w:r>
            <w:proofErr w:type="spellEnd"/>
            <w:r>
              <w:rPr>
                <w:i/>
                <w:spacing w:val="-2"/>
                <w:sz w:val="20"/>
              </w:rPr>
              <w:t>-</w:t>
            </w:r>
          </w:p>
        </w:tc>
        <w:tc>
          <w:tcPr>
            <w:tcW w:w="552" w:type="dxa"/>
          </w:tcPr>
          <w:p w14:paraId="5EEA79B4" w14:textId="77777777" w:rsidR="00497208" w:rsidRDefault="00497208">
            <w:pPr>
              <w:pStyle w:val="TableParagraph"/>
              <w:spacing w:line="240" w:lineRule="auto"/>
              <w:rPr>
                <w:sz w:val="16"/>
              </w:rPr>
            </w:pPr>
          </w:p>
        </w:tc>
        <w:tc>
          <w:tcPr>
            <w:tcW w:w="4641" w:type="dxa"/>
          </w:tcPr>
          <w:p w14:paraId="5EEA79B5" w14:textId="77777777" w:rsidR="00497208" w:rsidRDefault="007C7D88">
            <w:pPr>
              <w:pStyle w:val="TableParagraph"/>
              <w:ind w:left="97"/>
              <w:rPr>
                <w:sz w:val="20"/>
              </w:rPr>
            </w:pPr>
            <w:r>
              <w:rPr>
                <w:i/>
                <w:sz w:val="20"/>
              </w:rPr>
              <w:t>Recognition</w:t>
            </w:r>
            <w:r>
              <w:rPr>
                <w:i/>
                <w:spacing w:val="17"/>
                <w:sz w:val="20"/>
              </w:rPr>
              <w:t xml:space="preserve"> </w:t>
            </w:r>
            <w:r>
              <w:rPr>
                <w:i/>
                <w:sz w:val="20"/>
              </w:rPr>
              <w:t>(CVPR)</w:t>
            </w:r>
            <w:r>
              <w:rPr>
                <w:sz w:val="20"/>
              </w:rPr>
              <w:t>.</w:t>
            </w:r>
            <w:r>
              <w:rPr>
                <w:spacing w:val="17"/>
                <w:sz w:val="20"/>
              </w:rPr>
              <w:t xml:space="preserve"> </w:t>
            </w:r>
            <w:r>
              <w:rPr>
                <w:sz w:val="20"/>
              </w:rPr>
              <w:t>2016</w:t>
            </w:r>
            <w:r>
              <w:rPr>
                <w:spacing w:val="18"/>
                <w:sz w:val="20"/>
              </w:rPr>
              <w:t xml:space="preserve"> </w:t>
            </w:r>
            <w:r>
              <w:rPr>
                <w:sz w:val="20"/>
              </w:rPr>
              <w:t>IEEE</w:t>
            </w:r>
            <w:r>
              <w:rPr>
                <w:spacing w:val="17"/>
                <w:sz w:val="20"/>
              </w:rPr>
              <w:t xml:space="preserve"> </w:t>
            </w:r>
            <w:r>
              <w:rPr>
                <w:sz w:val="20"/>
              </w:rPr>
              <w:t>Conference</w:t>
            </w:r>
            <w:r>
              <w:rPr>
                <w:spacing w:val="18"/>
                <w:sz w:val="20"/>
              </w:rPr>
              <w:t xml:space="preserve"> </w:t>
            </w:r>
            <w:r>
              <w:rPr>
                <w:sz w:val="20"/>
              </w:rPr>
              <w:t>on</w:t>
            </w:r>
            <w:r>
              <w:rPr>
                <w:spacing w:val="17"/>
                <w:sz w:val="20"/>
              </w:rPr>
              <w:t xml:space="preserve"> </w:t>
            </w:r>
            <w:r>
              <w:rPr>
                <w:spacing w:val="-4"/>
                <w:sz w:val="20"/>
              </w:rPr>
              <w:t>Com-</w:t>
            </w:r>
          </w:p>
        </w:tc>
      </w:tr>
      <w:tr w:rsidR="00497208" w14:paraId="5EEA79BB" w14:textId="77777777">
        <w:trPr>
          <w:trHeight w:val="239"/>
        </w:trPr>
        <w:tc>
          <w:tcPr>
            <w:tcW w:w="482" w:type="dxa"/>
          </w:tcPr>
          <w:p w14:paraId="5EEA79B7" w14:textId="77777777" w:rsidR="00497208" w:rsidRDefault="00497208">
            <w:pPr>
              <w:pStyle w:val="TableParagraph"/>
              <w:spacing w:line="240" w:lineRule="auto"/>
              <w:rPr>
                <w:sz w:val="16"/>
              </w:rPr>
            </w:pPr>
          </w:p>
        </w:tc>
        <w:tc>
          <w:tcPr>
            <w:tcW w:w="4710" w:type="dxa"/>
          </w:tcPr>
          <w:p w14:paraId="5EEA79B8" w14:textId="77777777" w:rsidR="00497208" w:rsidRDefault="007C7D88">
            <w:pPr>
              <w:pStyle w:val="TableParagraph"/>
              <w:ind w:left="99"/>
              <w:rPr>
                <w:sz w:val="20"/>
              </w:rPr>
            </w:pPr>
            <w:proofErr w:type="spellStart"/>
            <w:r>
              <w:rPr>
                <w:i/>
                <w:sz w:val="20"/>
              </w:rPr>
              <w:t>tives</w:t>
            </w:r>
            <w:proofErr w:type="spellEnd"/>
            <w:r>
              <w:rPr>
                <w:i/>
                <w:spacing w:val="45"/>
                <w:sz w:val="20"/>
              </w:rPr>
              <w:t xml:space="preserve"> </w:t>
            </w:r>
            <w:r>
              <w:rPr>
                <w:i/>
                <w:sz w:val="20"/>
              </w:rPr>
              <w:t>on</w:t>
            </w:r>
            <w:r>
              <w:rPr>
                <w:i/>
                <w:spacing w:val="46"/>
                <w:sz w:val="20"/>
              </w:rPr>
              <w:t xml:space="preserve"> </w:t>
            </w:r>
            <w:r>
              <w:rPr>
                <w:i/>
                <w:sz w:val="20"/>
              </w:rPr>
              <w:t>Psychological</w:t>
            </w:r>
            <w:r>
              <w:rPr>
                <w:i/>
                <w:spacing w:val="45"/>
                <w:sz w:val="20"/>
              </w:rPr>
              <w:t xml:space="preserve"> </w:t>
            </w:r>
            <w:r>
              <w:rPr>
                <w:i/>
                <w:sz w:val="20"/>
              </w:rPr>
              <w:t>Science</w:t>
            </w:r>
            <w:r>
              <w:rPr>
                <w:i/>
                <w:spacing w:val="46"/>
                <w:sz w:val="20"/>
              </w:rPr>
              <w:t xml:space="preserve"> </w:t>
            </w:r>
            <w:r>
              <w:rPr>
                <w:sz w:val="20"/>
              </w:rPr>
              <w:t>10.5</w:t>
            </w:r>
            <w:r>
              <w:rPr>
                <w:spacing w:val="45"/>
                <w:sz w:val="20"/>
              </w:rPr>
              <w:t xml:space="preserve"> </w:t>
            </w:r>
            <w:r>
              <w:rPr>
                <w:sz w:val="20"/>
              </w:rPr>
              <w:t>(Sept.</w:t>
            </w:r>
            <w:r>
              <w:rPr>
                <w:spacing w:val="46"/>
                <w:sz w:val="20"/>
              </w:rPr>
              <w:t xml:space="preserve"> </w:t>
            </w:r>
            <w:r>
              <w:rPr>
                <w:sz w:val="20"/>
              </w:rPr>
              <w:t>1,</w:t>
            </w:r>
            <w:r>
              <w:rPr>
                <w:spacing w:val="46"/>
                <w:sz w:val="20"/>
              </w:rPr>
              <w:t xml:space="preserve"> </w:t>
            </w:r>
            <w:r>
              <w:rPr>
                <w:spacing w:val="-2"/>
                <w:sz w:val="20"/>
              </w:rPr>
              <w:t>2015),</w:t>
            </w:r>
          </w:p>
        </w:tc>
        <w:tc>
          <w:tcPr>
            <w:tcW w:w="552" w:type="dxa"/>
          </w:tcPr>
          <w:p w14:paraId="5EEA79B9" w14:textId="77777777" w:rsidR="00497208" w:rsidRDefault="00497208">
            <w:pPr>
              <w:pStyle w:val="TableParagraph"/>
              <w:spacing w:line="240" w:lineRule="auto"/>
              <w:rPr>
                <w:sz w:val="16"/>
              </w:rPr>
            </w:pPr>
          </w:p>
        </w:tc>
        <w:tc>
          <w:tcPr>
            <w:tcW w:w="4641" w:type="dxa"/>
          </w:tcPr>
          <w:p w14:paraId="5EEA79BA" w14:textId="77777777" w:rsidR="00497208" w:rsidRDefault="007C7D88">
            <w:pPr>
              <w:pStyle w:val="TableParagraph"/>
              <w:ind w:left="97"/>
              <w:rPr>
                <w:sz w:val="20"/>
              </w:rPr>
            </w:pPr>
            <w:proofErr w:type="spellStart"/>
            <w:r>
              <w:rPr>
                <w:sz w:val="20"/>
              </w:rPr>
              <w:t>puter</w:t>
            </w:r>
            <w:proofErr w:type="spellEnd"/>
            <w:r>
              <w:rPr>
                <w:spacing w:val="65"/>
                <w:sz w:val="20"/>
              </w:rPr>
              <w:t xml:space="preserve"> </w:t>
            </w:r>
            <w:r>
              <w:rPr>
                <w:sz w:val="20"/>
              </w:rPr>
              <w:t>Vision</w:t>
            </w:r>
            <w:r>
              <w:rPr>
                <w:spacing w:val="66"/>
                <w:sz w:val="20"/>
              </w:rPr>
              <w:t xml:space="preserve"> </w:t>
            </w:r>
            <w:r>
              <w:rPr>
                <w:sz w:val="20"/>
              </w:rPr>
              <w:t>and</w:t>
            </w:r>
            <w:r>
              <w:rPr>
                <w:spacing w:val="66"/>
                <w:sz w:val="20"/>
              </w:rPr>
              <w:t xml:space="preserve"> </w:t>
            </w:r>
            <w:r>
              <w:rPr>
                <w:sz w:val="20"/>
              </w:rPr>
              <w:t>Pattern</w:t>
            </w:r>
            <w:r>
              <w:rPr>
                <w:spacing w:val="65"/>
                <w:sz w:val="20"/>
              </w:rPr>
              <w:t xml:space="preserve"> </w:t>
            </w:r>
            <w:r>
              <w:rPr>
                <w:sz w:val="20"/>
              </w:rPr>
              <w:t>Recognition</w:t>
            </w:r>
            <w:r>
              <w:rPr>
                <w:spacing w:val="66"/>
                <w:sz w:val="20"/>
              </w:rPr>
              <w:t xml:space="preserve"> </w:t>
            </w:r>
            <w:r>
              <w:rPr>
                <w:sz w:val="20"/>
              </w:rPr>
              <w:t>(CVPR).</w:t>
            </w:r>
            <w:r>
              <w:rPr>
                <w:spacing w:val="66"/>
                <w:sz w:val="20"/>
              </w:rPr>
              <w:t xml:space="preserve"> </w:t>
            </w:r>
            <w:r>
              <w:rPr>
                <w:spacing w:val="-5"/>
                <w:sz w:val="20"/>
              </w:rPr>
              <w:t>Las</w:t>
            </w:r>
          </w:p>
        </w:tc>
      </w:tr>
      <w:tr w:rsidR="00497208" w14:paraId="5EEA79C0" w14:textId="77777777">
        <w:trPr>
          <w:trHeight w:val="239"/>
        </w:trPr>
        <w:tc>
          <w:tcPr>
            <w:tcW w:w="482" w:type="dxa"/>
          </w:tcPr>
          <w:p w14:paraId="5EEA79BC" w14:textId="77777777" w:rsidR="00497208" w:rsidRDefault="00497208">
            <w:pPr>
              <w:pStyle w:val="TableParagraph"/>
              <w:spacing w:line="240" w:lineRule="auto"/>
              <w:rPr>
                <w:sz w:val="16"/>
              </w:rPr>
            </w:pPr>
          </w:p>
        </w:tc>
        <w:tc>
          <w:tcPr>
            <w:tcW w:w="4710" w:type="dxa"/>
          </w:tcPr>
          <w:p w14:paraId="5EEA79BD" w14:textId="77777777" w:rsidR="00497208" w:rsidRDefault="007C7D88">
            <w:pPr>
              <w:pStyle w:val="TableParagraph"/>
              <w:ind w:left="99"/>
              <w:rPr>
                <w:sz w:val="20"/>
              </w:rPr>
            </w:pPr>
            <w:r>
              <w:rPr>
                <w:sz w:val="20"/>
              </w:rPr>
              <w:t>pp.</w:t>
            </w:r>
            <w:r>
              <w:rPr>
                <w:spacing w:val="29"/>
                <w:sz w:val="20"/>
              </w:rPr>
              <w:t xml:space="preserve">  </w:t>
            </w:r>
            <w:r>
              <w:rPr>
                <w:sz w:val="20"/>
              </w:rPr>
              <w:t>591–598.</w:t>
            </w:r>
            <w:r>
              <w:rPr>
                <w:spacing w:val="32"/>
                <w:sz w:val="20"/>
              </w:rPr>
              <w:t xml:space="preserve">  </w:t>
            </w:r>
            <w:r>
              <w:rPr>
                <w:sz w:val="16"/>
              </w:rPr>
              <w:t>ISSN</w:t>
            </w:r>
            <w:r>
              <w:rPr>
                <w:sz w:val="20"/>
              </w:rPr>
              <w:t>:</w:t>
            </w:r>
            <w:r>
              <w:rPr>
                <w:spacing w:val="29"/>
                <w:sz w:val="20"/>
              </w:rPr>
              <w:t xml:space="preserve">  </w:t>
            </w:r>
            <w:r>
              <w:rPr>
                <w:sz w:val="20"/>
              </w:rPr>
              <w:t>1745-6916.</w:t>
            </w:r>
            <w:r>
              <w:rPr>
                <w:spacing w:val="32"/>
                <w:sz w:val="20"/>
              </w:rPr>
              <w:t xml:space="preserve">  </w:t>
            </w:r>
            <w:r>
              <w:rPr>
                <w:sz w:val="16"/>
              </w:rPr>
              <w:t>DOI</w:t>
            </w:r>
            <w:r>
              <w:rPr>
                <w:sz w:val="20"/>
              </w:rPr>
              <w:t>:</w:t>
            </w:r>
            <w:r>
              <w:rPr>
                <w:spacing w:val="30"/>
                <w:sz w:val="20"/>
              </w:rPr>
              <w:t xml:space="preserve">  </w:t>
            </w:r>
            <w:hyperlink r:id="rId41">
              <w:proofErr w:type="gramStart"/>
              <w:r>
                <w:rPr>
                  <w:sz w:val="20"/>
                </w:rPr>
                <w:t>10</w:t>
              </w:r>
              <w:r>
                <w:rPr>
                  <w:spacing w:val="47"/>
                  <w:sz w:val="20"/>
                </w:rPr>
                <w:t xml:space="preserve"> </w:t>
              </w:r>
              <w:r>
                <w:rPr>
                  <w:sz w:val="20"/>
                </w:rPr>
                <w:t>.</w:t>
              </w:r>
              <w:proofErr w:type="gramEnd"/>
              <w:r>
                <w:rPr>
                  <w:spacing w:val="47"/>
                  <w:sz w:val="20"/>
                </w:rPr>
                <w:t xml:space="preserve"> </w:t>
              </w:r>
              <w:r>
                <w:rPr>
                  <w:sz w:val="20"/>
                </w:rPr>
                <w:t>1177</w:t>
              </w:r>
              <w:r>
                <w:rPr>
                  <w:spacing w:val="46"/>
                  <w:sz w:val="20"/>
                </w:rPr>
                <w:t xml:space="preserve"> </w:t>
              </w:r>
              <w:r>
                <w:rPr>
                  <w:spacing w:val="-10"/>
                  <w:sz w:val="20"/>
                </w:rPr>
                <w:t>/</w:t>
              </w:r>
            </w:hyperlink>
          </w:p>
        </w:tc>
        <w:tc>
          <w:tcPr>
            <w:tcW w:w="552" w:type="dxa"/>
          </w:tcPr>
          <w:p w14:paraId="5EEA79BE" w14:textId="77777777" w:rsidR="00497208" w:rsidRDefault="00497208">
            <w:pPr>
              <w:pStyle w:val="TableParagraph"/>
              <w:spacing w:line="240" w:lineRule="auto"/>
              <w:rPr>
                <w:sz w:val="16"/>
              </w:rPr>
            </w:pPr>
          </w:p>
        </w:tc>
        <w:tc>
          <w:tcPr>
            <w:tcW w:w="4641" w:type="dxa"/>
          </w:tcPr>
          <w:p w14:paraId="5EEA79BF" w14:textId="77777777" w:rsidR="00497208" w:rsidRDefault="007C7D88">
            <w:pPr>
              <w:pStyle w:val="TableParagraph"/>
              <w:ind w:left="97"/>
              <w:rPr>
                <w:sz w:val="20"/>
              </w:rPr>
            </w:pPr>
            <w:r>
              <w:rPr>
                <w:sz w:val="20"/>
              </w:rPr>
              <w:t>Vegas,</w:t>
            </w:r>
            <w:r>
              <w:rPr>
                <w:spacing w:val="38"/>
                <w:sz w:val="20"/>
              </w:rPr>
              <w:t xml:space="preserve"> </w:t>
            </w:r>
            <w:r>
              <w:rPr>
                <w:sz w:val="20"/>
              </w:rPr>
              <w:t>NV,</w:t>
            </w:r>
            <w:r>
              <w:rPr>
                <w:spacing w:val="39"/>
                <w:sz w:val="20"/>
              </w:rPr>
              <w:t xml:space="preserve"> </w:t>
            </w:r>
            <w:r>
              <w:rPr>
                <w:sz w:val="20"/>
              </w:rPr>
              <w:t>USA:</w:t>
            </w:r>
            <w:r>
              <w:rPr>
                <w:spacing w:val="38"/>
                <w:sz w:val="20"/>
              </w:rPr>
              <w:t xml:space="preserve"> </w:t>
            </w:r>
            <w:r>
              <w:rPr>
                <w:sz w:val="20"/>
              </w:rPr>
              <w:t>IEEE,</w:t>
            </w:r>
            <w:r>
              <w:rPr>
                <w:spacing w:val="39"/>
                <w:sz w:val="20"/>
              </w:rPr>
              <w:t xml:space="preserve"> </w:t>
            </w:r>
            <w:r>
              <w:rPr>
                <w:sz w:val="20"/>
              </w:rPr>
              <w:t>June</w:t>
            </w:r>
            <w:r>
              <w:rPr>
                <w:spacing w:val="38"/>
                <w:sz w:val="20"/>
              </w:rPr>
              <w:t xml:space="preserve"> </w:t>
            </w:r>
            <w:r>
              <w:rPr>
                <w:sz w:val="20"/>
              </w:rPr>
              <w:t>2016,</w:t>
            </w:r>
            <w:r>
              <w:rPr>
                <w:spacing w:val="39"/>
                <w:sz w:val="20"/>
              </w:rPr>
              <w:t xml:space="preserve"> </w:t>
            </w:r>
            <w:r>
              <w:rPr>
                <w:sz w:val="20"/>
              </w:rPr>
              <w:t>pp.</w:t>
            </w:r>
            <w:r>
              <w:rPr>
                <w:spacing w:val="39"/>
                <w:sz w:val="20"/>
              </w:rPr>
              <w:t xml:space="preserve"> </w:t>
            </w:r>
            <w:r>
              <w:rPr>
                <w:sz w:val="20"/>
              </w:rPr>
              <w:t>1010–</w:t>
            </w:r>
            <w:r>
              <w:rPr>
                <w:spacing w:val="-2"/>
                <w:sz w:val="20"/>
              </w:rPr>
              <w:t>1019.</w:t>
            </w:r>
          </w:p>
        </w:tc>
      </w:tr>
      <w:tr w:rsidR="00497208" w14:paraId="5EEA79C5" w14:textId="77777777">
        <w:trPr>
          <w:trHeight w:val="239"/>
        </w:trPr>
        <w:tc>
          <w:tcPr>
            <w:tcW w:w="482" w:type="dxa"/>
          </w:tcPr>
          <w:p w14:paraId="5EEA79C1" w14:textId="77777777" w:rsidR="00497208" w:rsidRDefault="00497208">
            <w:pPr>
              <w:pStyle w:val="TableParagraph"/>
              <w:spacing w:line="240" w:lineRule="auto"/>
              <w:rPr>
                <w:sz w:val="16"/>
              </w:rPr>
            </w:pPr>
          </w:p>
        </w:tc>
        <w:tc>
          <w:tcPr>
            <w:tcW w:w="4710" w:type="dxa"/>
          </w:tcPr>
          <w:p w14:paraId="5EEA79C2" w14:textId="77777777" w:rsidR="00497208" w:rsidRDefault="007C7D88">
            <w:pPr>
              <w:pStyle w:val="TableParagraph"/>
              <w:ind w:left="99"/>
              <w:rPr>
                <w:sz w:val="20"/>
              </w:rPr>
            </w:pPr>
            <w:hyperlink r:id="rId42">
              <w:r>
                <w:rPr>
                  <w:sz w:val="20"/>
                </w:rPr>
                <w:t>1745691615589103.</w:t>
              </w:r>
            </w:hyperlink>
            <w:r>
              <w:rPr>
                <w:spacing w:val="37"/>
                <w:sz w:val="20"/>
              </w:rPr>
              <w:t xml:space="preserve"> </w:t>
            </w:r>
            <w:r>
              <w:rPr>
                <w:sz w:val="16"/>
              </w:rPr>
              <w:t>URL</w:t>
            </w:r>
            <w:r>
              <w:rPr>
                <w:sz w:val="20"/>
              </w:rPr>
              <w:t>:</w:t>
            </w:r>
            <w:r>
              <w:rPr>
                <w:spacing w:val="45"/>
                <w:sz w:val="20"/>
              </w:rPr>
              <w:t xml:space="preserve"> </w:t>
            </w:r>
            <w:hyperlink r:id="rId43">
              <w:proofErr w:type="gramStart"/>
              <w:r>
                <w:rPr>
                  <w:sz w:val="20"/>
                </w:rPr>
                <w:t>https</w:t>
              </w:r>
              <w:r>
                <w:rPr>
                  <w:spacing w:val="-17"/>
                  <w:sz w:val="20"/>
                </w:rPr>
                <w:t xml:space="preserve"> </w:t>
              </w:r>
              <w:r>
                <w:rPr>
                  <w:sz w:val="20"/>
                </w:rPr>
                <w:t>:</w:t>
              </w:r>
              <w:proofErr w:type="gramEnd"/>
              <w:r>
                <w:rPr>
                  <w:spacing w:val="-17"/>
                  <w:sz w:val="20"/>
                </w:rPr>
                <w:t xml:space="preserve"> </w:t>
              </w:r>
              <w:r>
                <w:rPr>
                  <w:sz w:val="20"/>
                </w:rPr>
                <w:t>/</w:t>
              </w:r>
              <w:r>
                <w:rPr>
                  <w:spacing w:val="-17"/>
                  <w:sz w:val="20"/>
                </w:rPr>
                <w:t xml:space="preserve"> </w:t>
              </w:r>
              <w:r>
                <w:rPr>
                  <w:sz w:val="20"/>
                </w:rPr>
                <w:t>/</w:t>
              </w:r>
              <w:r>
                <w:rPr>
                  <w:spacing w:val="-17"/>
                  <w:sz w:val="20"/>
                </w:rPr>
                <w:t xml:space="preserve"> </w:t>
              </w:r>
              <w:proofErr w:type="spellStart"/>
              <w:proofErr w:type="gramStart"/>
              <w:r>
                <w:rPr>
                  <w:sz w:val="20"/>
                </w:rPr>
                <w:t>doi</w:t>
              </w:r>
              <w:proofErr w:type="spellEnd"/>
              <w:r>
                <w:rPr>
                  <w:spacing w:val="-17"/>
                  <w:sz w:val="20"/>
                </w:rPr>
                <w:t xml:space="preserve"> </w:t>
              </w:r>
              <w:r>
                <w:rPr>
                  <w:sz w:val="20"/>
                </w:rPr>
                <w:t>.</w:t>
              </w:r>
              <w:proofErr w:type="gramEnd"/>
              <w:r>
                <w:rPr>
                  <w:spacing w:val="-17"/>
                  <w:sz w:val="20"/>
                </w:rPr>
                <w:t xml:space="preserve"> </w:t>
              </w:r>
              <w:r>
                <w:rPr>
                  <w:sz w:val="20"/>
                </w:rPr>
                <w:t>org</w:t>
              </w:r>
              <w:r>
                <w:rPr>
                  <w:spacing w:val="-17"/>
                  <w:sz w:val="20"/>
                </w:rPr>
                <w:t xml:space="preserve"> </w:t>
              </w:r>
              <w:r>
                <w:rPr>
                  <w:sz w:val="20"/>
                </w:rPr>
                <w:t>/</w:t>
              </w:r>
              <w:r>
                <w:rPr>
                  <w:spacing w:val="-17"/>
                  <w:sz w:val="20"/>
                </w:rPr>
                <w:t xml:space="preserve"> </w:t>
              </w:r>
              <w:proofErr w:type="gramStart"/>
              <w:r>
                <w:rPr>
                  <w:sz w:val="20"/>
                </w:rPr>
                <w:t>10</w:t>
              </w:r>
              <w:r>
                <w:rPr>
                  <w:spacing w:val="-17"/>
                  <w:sz w:val="20"/>
                </w:rPr>
                <w:t xml:space="preserve"> </w:t>
              </w:r>
              <w:r>
                <w:rPr>
                  <w:sz w:val="20"/>
                </w:rPr>
                <w:t>.</w:t>
              </w:r>
              <w:proofErr w:type="gramEnd"/>
              <w:r>
                <w:rPr>
                  <w:spacing w:val="-17"/>
                  <w:sz w:val="20"/>
                </w:rPr>
                <w:t xml:space="preserve"> </w:t>
              </w:r>
              <w:r>
                <w:rPr>
                  <w:sz w:val="20"/>
                </w:rPr>
                <w:t>1177</w:t>
              </w:r>
              <w:r>
                <w:rPr>
                  <w:spacing w:val="-17"/>
                  <w:sz w:val="20"/>
                </w:rPr>
                <w:t xml:space="preserve"> </w:t>
              </w:r>
              <w:r>
                <w:rPr>
                  <w:spacing w:val="-10"/>
                  <w:sz w:val="20"/>
                </w:rPr>
                <w:t>/</w:t>
              </w:r>
            </w:hyperlink>
          </w:p>
        </w:tc>
        <w:tc>
          <w:tcPr>
            <w:tcW w:w="552" w:type="dxa"/>
          </w:tcPr>
          <w:p w14:paraId="5EEA79C3" w14:textId="77777777" w:rsidR="00497208" w:rsidRDefault="00497208">
            <w:pPr>
              <w:pStyle w:val="TableParagraph"/>
              <w:spacing w:line="240" w:lineRule="auto"/>
              <w:rPr>
                <w:sz w:val="16"/>
              </w:rPr>
            </w:pPr>
          </w:p>
        </w:tc>
        <w:tc>
          <w:tcPr>
            <w:tcW w:w="4641" w:type="dxa"/>
          </w:tcPr>
          <w:p w14:paraId="5EEA79C4" w14:textId="77777777" w:rsidR="00497208" w:rsidRDefault="007C7D88">
            <w:pPr>
              <w:pStyle w:val="TableParagraph"/>
              <w:ind w:left="102"/>
              <w:rPr>
                <w:sz w:val="20"/>
              </w:rPr>
            </w:pPr>
            <w:r>
              <w:rPr>
                <w:sz w:val="16"/>
              </w:rPr>
              <w:t>ISBN</w:t>
            </w:r>
            <w:r>
              <w:rPr>
                <w:sz w:val="20"/>
              </w:rPr>
              <w:t>:</w:t>
            </w:r>
            <w:r>
              <w:rPr>
                <w:spacing w:val="40"/>
                <w:sz w:val="20"/>
              </w:rPr>
              <w:t xml:space="preserve"> </w:t>
            </w:r>
            <w:r>
              <w:rPr>
                <w:sz w:val="20"/>
              </w:rPr>
              <w:t>978-1-4673-8851-1.</w:t>
            </w:r>
            <w:r>
              <w:rPr>
                <w:spacing w:val="46"/>
                <w:sz w:val="20"/>
              </w:rPr>
              <w:t xml:space="preserve"> </w:t>
            </w:r>
            <w:r>
              <w:rPr>
                <w:sz w:val="16"/>
              </w:rPr>
              <w:t>DOI</w:t>
            </w:r>
            <w:r>
              <w:rPr>
                <w:sz w:val="20"/>
              </w:rPr>
              <w:t>:</w:t>
            </w:r>
            <w:r>
              <w:rPr>
                <w:spacing w:val="41"/>
                <w:sz w:val="20"/>
              </w:rPr>
              <w:t xml:space="preserve"> </w:t>
            </w:r>
            <w:hyperlink r:id="rId44">
              <w:r>
                <w:rPr>
                  <w:spacing w:val="-2"/>
                  <w:sz w:val="20"/>
                </w:rPr>
                <w:t>10.1109/CVPR.2016.</w:t>
              </w:r>
            </w:hyperlink>
          </w:p>
        </w:tc>
      </w:tr>
      <w:tr w:rsidR="00497208" w14:paraId="5EEA79CA" w14:textId="77777777">
        <w:trPr>
          <w:trHeight w:val="239"/>
        </w:trPr>
        <w:tc>
          <w:tcPr>
            <w:tcW w:w="482" w:type="dxa"/>
          </w:tcPr>
          <w:p w14:paraId="5EEA79C6" w14:textId="77777777" w:rsidR="00497208" w:rsidRDefault="00497208">
            <w:pPr>
              <w:pStyle w:val="TableParagraph"/>
              <w:spacing w:line="240" w:lineRule="auto"/>
              <w:rPr>
                <w:sz w:val="16"/>
              </w:rPr>
            </w:pPr>
          </w:p>
        </w:tc>
        <w:bookmarkStart w:id="243" w:name="_bookmark18"/>
        <w:bookmarkEnd w:id="243"/>
        <w:tc>
          <w:tcPr>
            <w:tcW w:w="4710" w:type="dxa"/>
          </w:tcPr>
          <w:p w14:paraId="5EEA79C7" w14:textId="77777777" w:rsidR="00497208" w:rsidRDefault="007C7D88">
            <w:pPr>
              <w:pStyle w:val="TableParagraph"/>
              <w:ind w:left="99"/>
              <w:rPr>
                <w:sz w:val="20"/>
              </w:rPr>
            </w:pPr>
            <w:r>
              <w:fldChar w:fldCharType="begin"/>
            </w:r>
            <w:r>
              <w:instrText>HYPERLINK "https://doi.org/10.1177/1745691615589103" \h</w:instrText>
            </w:r>
            <w:r>
              <w:fldChar w:fldCharType="separate"/>
            </w:r>
            <w:r>
              <w:rPr>
                <w:sz w:val="20"/>
              </w:rPr>
              <w:t>1745691615589103</w:t>
            </w:r>
            <w:r>
              <w:fldChar w:fldCharType="end"/>
            </w:r>
            <w:r>
              <w:rPr>
                <w:spacing w:val="11"/>
                <w:sz w:val="20"/>
              </w:rPr>
              <w:t xml:space="preserve"> </w:t>
            </w:r>
            <w:r>
              <w:rPr>
                <w:sz w:val="20"/>
              </w:rPr>
              <w:t>(visited</w:t>
            </w:r>
            <w:r>
              <w:rPr>
                <w:spacing w:val="11"/>
                <w:sz w:val="20"/>
              </w:rPr>
              <w:t xml:space="preserve"> </w:t>
            </w:r>
            <w:r>
              <w:rPr>
                <w:sz w:val="20"/>
              </w:rPr>
              <w:t>on</w:t>
            </w:r>
            <w:r>
              <w:rPr>
                <w:spacing w:val="11"/>
                <w:sz w:val="20"/>
              </w:rPr>
              <w:t xml:space="preserve"> </w:t>
            </w:r>
            <w:r>
              <w:rPr>
                <w:spacing w:val="-2"/>
                <w:sz w:val="20"/>
              </w:rPr>
              <w:t>09/08/2025).</w:t>
            </w:r>
          </w:p>
        </w:tc>
        <w:tc>
          <w:tcPr>
            <w:tcW w:w="552" w:type="dxa"/>
          </w:tcPr>
          <w:p w14:paraId="5EEA79C8" w14:textId="77777777" w:rsidR="00497208" w:rsidRDefault="00497208">
            <w:pPr>
              <w:pStyle w:val="TableParagraph"/>
              <w:spacing w:line="240" w:lineRule="auto"/>
              <w:rPr>
                <w:sz w:val="16"/>
              </w:rPr>
            </w:pPr>
          </w:p>
        </w:tc>
        <w:tc>
          <w:tcPr>
            <w:tcW w:w="4641" w:type="dxa"/>
          </w:tcPr>
          <w:p w14:paraId="5EEA79C9" w14:textId="77777777" w:rsidR="00497208" w:rsidRDefault="007C7D88">
            <w:pPr>
              <w:pStyle w:val="TableParagraph"/>
              <w:ind w:left="97"/>
              <w:rPr>
                <w:sz w:val="20"/>
              </w:rPr>
            </w:pPr>
            <w:hyperlink r:id="rId45">
              <w:r>
                <w:rPr>
                  <w:sz w:val="20"/>
                </w:rPr>
                <w:t>115.</w:t>
              </w:r>
            </w:hyperlink>
            <w:r>
              <w:rPr>
                <w:spacing w:val="13"/>
                <w:sz w:val="20"/>
              </w:rPr>
              <w:t xml:space="preserve"> </w:t>
            </w:r>
            <w:r>
              <w:rPr>
                <w:sz w:val="16"/>
              </w:rPr>
              <w:t>URL</w:t>
            </w:r>
            <w:r>
              <w:rPr>
                <w:sz w:val="20"/>
              </w:rPr>
              <w:t>:</w:t>
            </w:r>
            <w:r>
              <w:rPr>
                <w:spacing w:val="8"/>
                <w:sz w:val="20"/>
              </w:rPr>
              <w:t xml:space="preserve"> </w:t>
            </w:r>
            <w:hyperlink r:id="rId46">
              <w:r>
                <w:rPr>
                  <w:spacing w:val="-2"/>
                  <w:sz w:val="20"/>
                </w:rPr>
                <w:t>http://ieeexplore.ieee.org/document/7780484/</w:t>
              </w:r>
            </w:hyperlink>
          </w:p>
        </w:tc>
      </w:tr>
      <w:tr w:rsidR="00497208" w14:paraId="5EEA79CF" w14:textId="77777777">
        <w:trPr>
          <w:trHeight w:val="239"/>
        </w:trPr>
        <w:tc>
          <w:tcPr>
            <w:tcW w:w="482" w:type="dxa"/>
          </w:tcPr>
          <w:p w14:paraId="5EEA79CB" w14:textId="77777777" w:rsidR="00497208" w:rsidRDefault="007C7D88">
            <w:pPr>
              <w:pStyle w:val="TableParagraph"/>
              <w:ind w:right="98"/>
              <w:jc w:val="right"/>
              <w:rPr>
                <w:sz w:val="20"/>
              </w:rPr>
            </w:pPr>
            <w:r>
              <w:rPr>
                <w:spacing w:val="-5"/>
                <w:sz w:val="20"/>
              </w:rPr>
              <w:t>[7]</w:t>
            </w:r>
          </w:p>
        </w:tc>
        <w:tc>
          <w:tcPr>
            <w:tcW w:w="4710" w:type="dxa"/>
          </w:tcPr>
          <w:p w14:paraId="5EEA79CC" w14:textId="77777777" w:rsidR="00497208" w:rsidRDefault="007C7D88">
            <w:pPr>
              <w:pStyle w:val="TableParagraph"/>
              <w:ind w:left="99"/>
              <w:rPr>
                <w:sz w:val="20"/>
              </w:rPr>
            </w:pPr>
            <w:r>
              <w:rPr>
                <w:sz w:val="20"/>
              </w:rPr>
              <w:t>Bolin</w:t>
            </w:r>
            <w:r>
              <w:rPr>
                <w:spacing w:val="17"/>
                <w:sz w:val="20"/>
              </w:rPr>
              <w:t xml:space="preserve"> </w:t>
            </w:r>
            <w:r>
              <w:rPr>
                <w:sz w:val="20"/>
              </w:rPr>
              <w:t>Lai</w:t>
            </w:r>
            <w:r>
              <w:rPr>
                <w:spacing w:val="18"/>
                <w:sz w:val="20"/>
              </w:rPr>
              <w:t xml:space="preserve"> </w:t>
            </w:r>
            <w:r>
              <w:rPr>
                <w:sz w:val="20"/>
              </w:rPr>
              <w:t>et</w:t>
            </w:r>
            <w:r>
              <w:rPr>
                <w:spacing w:val="18"/>
                <w:sz w:val="20"/>
              </w:rPr>
              <w:t xml:space="preserve"> </w:t>
            </w:r>
            <w:r>
              <w:rPr>
                <w:sz w:val="20"/>
              </w:rPr>
              <w:t>al.</w:t>
            </w:r>
            <w:r>
              <w:rPr>
                <w:spacing w:val="18"/>
                <w:sz w:val="20"/>
              </w:rPr>
              <w:t xml:space="preserve"> </w:t>
            </w:r>
            <w:r>
              <w:rPr>
                <w:i/>
                <w:sz w:val="20"/>
              </w:rPr>
              <w:t>Human</w:t>
            </w:r>
            <w:r>
              <w:rPr>
                <w:i/>
                <w:spacing w:val="18"/>
                <w:sz w:val="20"/>
              </w:rPr>
              <w:t xml:space="preserve"> </w:t>
            </w:r>
            <w:r>
              <w:rPr>
                <w:i/>
                <w:sz w:val="20"/>
              </w:rPr>
              <w:t>Action</w:t>
            </w:r>
            <w:r>
              <w:rPr>
                <w:i/>
                <w:spacing w:val="17"/>
                <w:sz w:val="20"/>
              </w:rPr>
              <w:t xml:space="preserve"> </w:t>
            </w:r>
            <w:r>
              <w:rPr>
                <w:i/>
                <w:sz w:val="20"/>
              </w:rPr>
              <w:t>Anticipation:</w:t>
            </w:r>
            <w:r>
              <w:rPr>
                <w:i/>
                <w:spacing w:val="18"/>
                <w:sz w:val="20"/>
              </w:rPr>
              <w:t xml:space="preserve"> </w:t>
            </w:r>
            <w:r>
              <w:rPr>
                <w:i/>
                <w:sz w:val="20"/>
              </w:rPr>
              <w:t>A</w:t>
            </w:r>
            <w:r>
              <w:rPr>
                <w:i/>
                <w:spacing w:val="18"/>
                <w:sz w:val="20"/>
              </w:rPr>
              <w:t xml:space="preserve"> </w:t>
            </w:r>
            <w:r>
              <w:rPr>
                <w:i/>
                <w:spacing w:val="-2"/>
                <w:sz w:val="20"/>
              </w:rPr>
              <w:t>Survey</w:t>
            </w:r>
            <w:r>
              <w:rPr>
                <w:spacing w:val="-2"/>
                <w:sz w:val="20"/>
              </w:rPr>
              <w:t>.</w:t>
            </w:r>
          </w:p>
        </w:tc>
        <w:tc>
          <w:tcPr>
            <w:tcW w:w="552" w:type="dxa"/>
          </w:tcPr>
          <w:p w14:paraId="5EEA79CD" w14:textId="77777777" w:rsidR="00497208" w:rsidRDefault="00497208">
            <w:pPr>
              <w:pStyle w:val="TableParagraph"/>
              <w:spacing w:line="240" w:lineRule="auto"/>
              <w:rPr>
                <w:sz w:val="16"/>
              </w:rPr>
            </w:pPr>
          </w:p>
        </w:tc>
        <w:tc>
          <w:tcPr>
            <w:tcW w:w="4641" w:type="dxa"/>
          </w:tcPr>
          <w:p w14:paraId="5EEA79CE" w14:textId="77777777" w:rsidR="00497208" w:rsidRDefault="007C7D88">
            <w:pPr>
              <w:pStyle w:val="TableParagraph"/>
              <w:ind w:left="97"/>
              <w:rPr>
                <w:sz w:val="20"/>
              </w:rPr>
            </w:pPr>
            <w:bookmarkStart w:id="244" w:name="_bookmark19"/>
            <w:bookmarkEnd w:id="244"/>
            <w:r>
              <w:rPr>
                <w:sz w:val="20"/>
              </w:rPr>
              <w:t>(visited</w:t>
            </w:r>
            <w:r>
              <w:rPr>
                <w:spacing w:val="15"/>
                <w:sz w:val="20"/>
              </w:rPr>
              <w:t xml:space="preserve"> </w:t>
            </w:r>
            <w:r>
              <w:rPr>
                <w:sz w:val="20"/>
              </w:rPr>
              <w:t>on</w:t>
            </w:r>
            <w:r>
              <w:rPr>
                <w:spacing w:val="15"/>
                <w:sz w:val="20"/>
              </w:rPr>
              <w:t xml:space="preserve"> </w:t>
            </w:r>
            <w:r>
              <w:rPr>
                <w:spacing w:val="-2"/>
                <w:sz w:val="20"/>
              </w:rPr>
              <w:t>01/24/2025).</w:t>
            </w:r>
          </w:p>
        </w:tc>
      </w:tr>
      <w:tr w:rsidR="00497208" w14:paraId="5EEA79D4" w14:textId="77777777">
        <w:trPr>
          <w:trHeight w:val="239"/>
        </w:trPr>
        <w:tc>
          <w:tcPr>
            <w:tcW w:w="482" w:type="dxa"/>
          </w:tcPr>
          <w:p w14:paraId="5EEA79D0" w14:textId="77777777" w:rsidR="00497208" w:rsidRDefault="00497208">
            <w:pPr>
              <w:pStyle w:val="TableParagraph"/>
              <w:spacing w:line="240" w:lineRule="auto"/>
              <w:rPr>
                <w:sz w:val="16"/>
              </w:rPr>
            </w:pPr>
          </w:p>
        </w:tc>
        <w:tc>
          <w:tcPr>
            <w:tcW w:w="4710" w:type="dxa"/>
          </w:tcPr>
          <w:p w14:paraId="5EEA79D1" w14:textId="77777777" w:rsidR="00497208" w:rsidRDefault="007C7D88">
            <w:pPr>
              <w:pStyle w:val="TableParagraph"/>
              <w:ind w:left="99"/>
              <w:rPr>
                <w:sz w:val="20"/>
              </w:rPr>
            </w:pPr>
            <w:r>
              <w:rPr>
                <w:sz w:val="20"/>
              </w:rPr>
              <w:t>Oct.</w:t>
            </w:r>
            <w:r>
              <w:rPr>
                <w:spacing w:val="2"/>
                <w:sz w:val="20"/>
              </w:rPr>
              <w:t xml:space="preserve"> </w:t>
            </w:r>
            <w:r>
              <w:rPr>
                <w:sz w:val="20"/>
              </w:rPr>
              <w:t>17,</w:t>
            </w:r>
            <w:r>
              <w:rPr>
                <w:spacing w:val="3"/>
                <w:sz w:val="20"/>
              </w:rPr>
              <w:t xml:space="preserve"> </w:t>
            </w:r>
            <w:r>
              <w:rPr>
                <w:sz w:val="20"/>
              </w:rPr>
              <w:t>2024.</w:t>
            </w:r>
            <w:r>
              <w:rPr>
                <w:spacing w:val="7"/>
                <w:sz w:val="20"/>
              </w:rPr>
              <w:t xml:space="preserve"> </w:t>
            </w:r>
            <w:r>
              <w:rPr>
                <w:sz w:val="16"/>
              </w:rPr>
              <w:t>DOI</w:t>
            </w:r>
            <w:r>
              <w:rPr>
                <w:sz w:val="20"/>
              </w:rPr>
              <w:t>:</w:t>
            </w:r>
            <w:r>
              <w:rPr>
                <w:spacing w:val="2"/>
                <w:sz w:val="20"/>
              </w:rPr>
              <w:t xml:space="preserve"> </w:t>
            </w:r>
            <w:hyperlink r:id="rId47">
              <w:r>
                <w:rPr>
                  <w:sz w:val="20"/>
                </w:rPr>
                <w:t>10.48550/arXiv.2410.14045.</w:t>
              </w:r>
            </w:hyperlink>
            <w:r>
              <w:rPr>
                <w:spacing w:val="3"/>
                <w:sz w:val="20"/>
              </w:rPr>
              <w:t xml:space="preserve"> </w:t>
            </w:r>
            <w:proofErr w:type="spellStart"/>
            <w:r>
              <w:rPr>
                <w:spacing w:val="-2"/>
                <w:sz w:val="20"/>
              </w:rPr>
              <w:t>arXiv</w:t>
            </w:r>
            <w:proofErr w:type="spellEnd"/>
            <w:r>
              <w:rPr>
                <w:spacing w:val="-2"/>
                <w:sz w:val="20"/>
              </w:rPr>
              <w:t>:</w:t>
            </w:r>
          </w:p>
        </w:tc>
        <w:tc>
          <w:tcPr>
            <w:tcW w:w="552" w:type="dxa"/>
          </w:tcPr>
          <w:p w14:paraId="5EEA79D2" w14:textId="77777777" w:rsidR="00497208" w:rsidRDefault="007C7D88">
            <w:pPr>
              <w:pStyle w:val="TableParagraph"/>
              <w:ind w:left="16"/>
              <w:jc w:val="center"/>
              <w:rPr>
                <w:sz w:val="20"/>
              </w:rPr>
            </w:pPr>
            <w:r>
              <w:rPr>
                <w:spacing w:val="-4"/>
                <w:sz w:val="20"/>
              </w:rPr>
              <w:t>[17]</w:t>
            </w:r>
          </w:p>
        </w:tc>
        <w:tc>
          <w:tcPr>
            <w:tcW w:w="4641" w:type="dxa"/>
          </w:tcPr>
          <w:p w14:paraId="5EEA79D3" w14:textId="77777777" w:rsidR="00497208" w:rsidRDefault="007C7D88">
            <w:pPr>
              <w:pStyle w:val="TableParagraph"/>
              <w:ind w:left="97"/>
              <w:rPr>
                <w:sz w:val="20"/>
              </w:rPr>
            </w:pPr>
            <w:r>
              <w:rPr>
                <w:sz w:val="20"/>
              </w:rPr>
              <w:t>Khurram</w:t>
            </w:r>
            <w:r>
              <w:rPr>
                <w:spacing w:val="32"/>
                <w:sz w:val="20"/>
              </w:rPr>
              <w:t xml:space="preserve"> </w:t>
            </w:r>
            <w:r>
              <w:rPr>
                <w:sz w:val="20"/>
              </w:rPr>
              <w:t>Soomro,</w:t>
            </w:r>
            <w:r>
              <w:rPr>
                <w:spacing w:val="32"/>
                <w:sz w:val="20"/>
              </w:rPr>
              <w:t xml:space="preserve"> </w:t>
            </w:r>
            <w:r>
              <w:rPr>
                <w:sz w:val="20"/>
              </w:rPr>
              <w:t>Amir</w:t>
            </w:r>
            <w:r>
              <w:rPr>
                <w:spacing w:val="32"/>
                <w:sz w:val="20"/>
              </w:rPr>
              <w:t xml:space="preserve"> </w:t>
            </w:r>
            <w:r>
              <w:rPr>
                <w:sz w:val="20"/>
              </w:rPr>
              <w:t>Roshan</w:t>
            </w:r>
            <w:r>
              <w:rPr>
                <w:spacing w:val="32"/>
                <w:sz w:val="20"/>
              </w:rPr>
              <w:t xml:space="preserve"> </w:t>
            </w:r>
            <w:r>
              <w:rPr>
                <w:sz w:val="20"/>
              </w:rPr>
              <w:t>Zamir,</w:t>
            </w:r>
            <w:r>
              <w:rPr>
                <w:spacing w:val="33"/>
                <w:sz w:val="20"/>
              </w:rPr>
              <w:t xml:space="preserve"> </w:t>
            </w:r>
            <w:r>
              <w:rPr>
                <w:sz w:val="20"/>
              </w:rPr>
              <w:t>and</w:t>
            </w:r>
            <w:r>
              <w:rPr>
                <w:spacing w:val="32"/>
                <w:sz w:val="20"/>
              </w:rPr>
              <w:t xml:space="preserve"> </w:t>
            </w:r>
            <w:r>
              <w:rPr>
                <w:spacing w:val="-2"/>
                <w:sz w:val="20"/>
              </w:rPr>
              <w:t>Mubarak</w:t>
            </w:r>
          </w:p>
        </w:tc>
      </w:tr>
      <w:tr w:rsidR="00497208" w14:paraId="5EEA79D9" w14:textId="77777777">
        <w:trPr>
          <w:trHeight w:val="239"/>
        </w:trPr>
        <w:tc>
          <w:tcPr>
            <w:tcW w:w="482" w:type="dxa"/>
          </w:tcPr>
          <w:p w14:paraId="5EEA79D5" w14:textId="77777777" w:rsidR="00497208" w:rsidRDefault="00497208">
            <w:pPr>
              <w:pStyle w:val="TableParagraph"/>
              <w:spacing w:line="240" w:lineRule="auto"/>
              <w:rPr>
                <w:sz w:val="16"/>
              </w:rPr>
            </w:pPr>
          </w:p>
        </w:tc>
        <w:tc>
          <w:tcPr>
            <w:tcW w:w="4710" w:type="dxa"/>
          </w:tcPr>
          <w:p w14:paraId="5EEA79D6" w14:textId="77777777" w:rsidR="00497208" w:rsidRDefault="007C7D88">
            <w:pPr>
              <w:pStyle w:val="TableParagraph"/>
              <w:ind w:left="99"/>
              <w:rPr>
                <w:sz w:val="20"/>
              </w:rPr>
            </w:pPr>
            <w:hyperlink r:id="rId48">
              <w:proofErr w:type="gramStart"/>
              <w:r>
                <w:rPr>
                  <w:sz w:val="20"/>
                </w:rPr>
                <w:t>2410</w:t>
              </w:r>
              <w:r>
                <w:rPr>
                  <w:spacing w:val="-25"/>
                  <w:sz w:val="20"/>
                </w:rPr>
                <w:t xml:space="preserve"> </w:t>
              </w:r>
              <w:r>
                <w:rPr>
                  <w:sz w:val="20"/>
                </w:rPr>
                <w:t>.</w:t>
              </w:r>
              <w:proofErr w:type="gramEnd"/>
              <w:r>
                <w:rPr>
                  <w:spacing w:val="-25"/>
                  <w:sz w:val="20"/>
                </w:rPr>
                <w:t xml:space="preserve"> </w:t>
              </w:r>
              <w:r>
                <w:rPr>
                  <w:sz w:val="20"/>
                </w:rPr>
                <w:t>14045</w:t>
              </w:r>
              <w:r>
                <w:rPr>
                  <w:spacing w:val="32"/>
                  <w:sz w:val="20"/>
                </w:rPr>
                <w:t xml:space="preserve"> </w:t>
              </w:r>
              <w:r>
                <w:rPr>
                  <w:rFonts w:ascii="Courier New"/>
                  <w:sz w:val="20"/>
                </w:rPr>
                <w:t>[cs]</w:t>
              </w:r>
            </w:hyperlink>
            <w:r>
              <w:rPr>
                <w:sz w:val="20"/>
              </w:rPr>
              <w:t>.</w:t>
            </w:r>
            <w:r>
              <w:rPr>
                <w:spacing w:val="45"/>
                <w:sz w:val="20"/>
              </w:rPr>
              <w:t xml:space="preserve"> </w:t>
            </w:r>
            <w:r>
              <w:rPr>
                <w:sz w:val="16"/>
              </w:rPr>
              <w:t>URL</w:t>
            </w:r>
            <w:r>
              <w:rPr>
                <w:sz w:val="20"/>
              </w:rPr>
              <w:t>:</w:t>
            </w:r>
            <w:r>
              <w:rPr>
                <w:spacing w:val="40"/>
                <w:sz w:val="20"/>
              </w:rPr>
              <w:t xml:space="preserve"> </w:t>
            </w:r>
            <w:hyperlink r:id="rId49">
              <w:proofErr w:type="gramStart"/>
              <w:r>
                <w:rPr>
                  <w:sz w:val="20"/>
                </w:rPr>
                <w:t>http</w:t>
              </w:r>
              <w:r>
                <w:rPr>
                  <w:spacing w:val="-25"/>
                  <w:sz w:val="20"/>
                </w:rPr>
                <w:t xml:space="preserve"> </w:t>
              </w:r>
              <w:r>
                <w:rPr>
                  <w:sz w:val="20"/>
                </w:rPr>
                <w:t>:</w:t>
              </w:r>
              <w:proofErr w:type="gramEnd"/>
              <w:r>
                <w:rPr>
                  <w:spacing w:val="-25"/>
                  <w:sz w:val="20"/>
                </w:rPr>
                <w:t xml:space="preserve"> </w:t>
              </w:r>
              <w:r>
                <w:rPr>
                  <w:sz w:val="20"/>
                </w:rPr>
                <w:t>/</w:t>
              </w:r>
              <w:r>
                <w:rPr>
                  <w:spacing w:val="-25"/>
                  <w:sz w:val="20"/>
                </w:rPr>
                <w:t xml:space="preserve"> </w:t>
              </w:r>
              <w:r>
                <w:rPr>
                  <w:sz w:val="20"/>
                </w:rPr>
                <w:t>/</w:t>
              </w:r>
              <w:r>
                <w:rPr>
                  <w:spacing w:val="-25"/>
                  <w:sz w:val="20"/>
                </w:rPr>
                <w:t xml:space="preserve"> </w:t>
              </w:r>
              <w:proofErr w:type="spellStart"/>
              <w:r>
                <w:rPr>
                  <w:sz w:val="20"/>
                </w:rPr>
                <w:t>arxiv</w:t>
              </w:r>
              <w:proofErr w:type="spellEnd"/>
              <w:r>
                <w:rPr>
                  <w:sz w:val="20"/>
                </w:rPr>
                <w:t>.</w:t>
              </w:r>
              <w:r>
                <w:rPr>
                  <w:spacing w:val="-25"/>
                  <w:sz w:val="20"/>
                </w:rPr>
                <w:t xml:space="preserve"> </w:t>
              </w:r>
              <w:r>
                <w:rPr>
                  <w:sz w:val="20"/>
                </w:rPr>
                <w:t>org</w:t>
              </w:r>
              <w:r>
                <w:rPr>
                  <w:spacing w:val="-25"/>
                  <w:sz w:val="20"/>
                </w:rPr>
                <w:t xml:space="preserve"> </w:t>
              </w:r>
              <w:r>
                <w:rPr>
                  <w:sz w:val="20"/>
                </w:rPr>
                <w:t>/</w:t>
              </w:r>
              <w:r>
                <w:rPr>
                  <w:spacing w:val="-25"/>
                  <w:sz w:val="20"/>
                </w:rPr>
                <w:t xml:space="preserve"> </w:t>
              </w:r>
              <w:r>
                <w:rPr>
                  <w:sz w:val="20"/>
                </w:rPr>
                <w:t>abs</w:t>
              </w:r>
              <w:r>
                <w:rPr>
                  <w:spacing w:val="-25"/>
                  <w:sz w:val="20"/>
                </w:rPr>
                <w:t xml:space="preserve"> </w:t>
              </w:r>
              <w:r>
                <w:rPr>
                  <w:sz w:val="20"/>
                </w:rPr>
                <w:t>/</w:t>
              </w:r>
              <w:r>
                <w:rPr>
                  <w:spacing w:val="-25"/>
                  <w:sz w:val="20"/>
                </w:rPr>
                <w:t xml:space="preserve"> </w:t>
              </w:r>
              <w:proofErr w:type="gramStart"/>
              <w:r>
                <w:rPr>
                  <w:sz w:val="20"/>
                </w:rPr>
                <w:t>2410</w:t>
              </w:r>
              <w:r>
                <w:rPr>
                  <w:spacing w:val="-25"/>
                  <w:sz w:val="20"/>
                </w:rPr>
                <w:t xml:space="preserve"> </w:t>
              </w:r>
              <w:r>
                <w:rPr>
                  <w:spacing w:val="-10"/>
                  <w:sz w:val="20"/>
                </w:rPr>
                <w:t>.</w:t>
              </w:r>
              <w:proofErr w:type="gramEnd"/>
            </w:hyperlink>
          </w:p>
        </w:tc>
        <w:tc>
          <w:tcPr>
            <w:tcW w:w="552" w:type="dxa"/>
          </w:tcPr>
          <w:p w14:paraId="5EEA79D7" w14:textId="77777777" w:rsidR="00497208" w:rsidRDefault="00497208">
            <w:pPr>
              <w:pStyle w:val="TableParagraph"/>
              <w:spacing w:line="240" w:lineRule="auto"/>
              <w:rPr>
                <w:sz w:val="16"/>
              </w:rPr>
            </w:pPr>
          </w:p>
        </w:tc>
        <w:tc>
          <w:tcPr>
            <w:tcW w:w="4641" w:type="dxa"/>
          </w:tcPr>
          <w:p w14:paraId="5EEA79D8" w14:textId="77777777" w:rsidR="00497208" w:rsidRDefault="007C7D88">
            <w:pPr>
              <w:pStyle w:val="TableParagraph"/>
              <w:ind w:left="97"/>
              <w:rPr>
                <w:sz w:val="20"/>
              </w:rPr>
            </w:pPr>
            <w:r>
              <w:rPr>
                <w:sz w:val="20"/>
              </w:rPr>
              <w:t>Shah.</w:t>
            </w:r>
            <w:r>
              <w:rPr>
                <w:spacing w:val="59"/>
                <w:sz w:val="20"/>
              </w:rPr>
              <w:t xml:space="preserve"> </w:t>
            </w:r>
            <w:r>
              <w:rPr>
                <w:sz w:val="20"/>
              </w:rPr>
              <w:t>“UCF101:</w:t>
            </w:r>
            <w:r>
              <w:rPr>
                <w:spacing w:val="60"/>
                <w:sz w:val="20"/>
              </w:rPr>
              <w:t xml:space="preserve"> </w:t>
            </w:r>
            <w:r>
              <w:rPr>
                <w:sz w:val="20"/>
              </w:rPr>
              <w:t>A</w:t>
            </w:r>
            <w:r>
              <w:rPr>
                <w:spacing w:val="58"/>
                <w:sz w:val="20"/>
              </w:rPr>
              <w:t xml:space="preserve"> </w:t>
            </w:r>
            <w:r>
              <w:rPr>
                <w:sz w:val="20"/>
              </w:rPr>
              <w:t>Dataset</w:t>
            </w:r>
            <w:r>
              <w:rPr>
                <w:spacing w:val="59"/>
                <w:sz w:val="20"/>
              </w:rPr>
              <w:t xml:space="preserve"> </w:t>
            </w:r>
            <w:r>
              <w:rPr>
                <w:sz w:val="20"/>
              </w:rPr>
              <w:t>of</w:t>
            </w:r>
            <w:r>
              <w:rPr>
                <w:spacing w:val="59"/>
                <w:sz w:val="20"/>
              </w:rPr>
              <w:t xml:space="preserve"> </w:t>
            </w:r>
            <w:r>
              <w:rPr>
                <w:sz w:val="20"/>
              </w:rPr>
              <w:t>101</w:t>
            </w:r>
            <w:r>
              <w:rPr>
                <w:spacing w:val="59"/>
                <w:sz w:val="20"/>
              </w:rPr>
              <w:t xml:space="preserve"> </w:t>
            </w:r>
            <w:r>
              <w:rPr>
                <w:sz w:val="20"/>
              </w:rPr>
              <w:t>Human</w:t>
            </w:r>
            <w:r>
              <w:rPr>
                <w:spacing w:val="59"/>
                <w:sz w:val="20"/>
              </w:rPr>
              <w:t xml:space="preserve"> </w:t>
            </w:r>
            <w:r>
              <w:rPr>
                <w:spacing w:val="-2"/>
                <w:sz w:val="20"/>
              </w:rPr>
              <w:t>Actions</w:t>
            </w:r>
          </w:p>
        </w:tc>
      </w:tr>
      <w:tr w:rsidR="00497208" w14:paraId="5EEA79DE" w14:textId="77777777">
        <w:trPr>
          <w:trHeight w:val="239"/>
        </w:trPr>
        <w:tc>
          <w:tcPr>
            <w:tcW w:w="482" w:type="dxa"/>
          </w:tcPr>
          <w:p w14:paraId="5EEA79DA" w14:textId="77777777" w:rsidR="00497208" w:rsidRDefault="00497208">
            <w:pPr>
              <w:pStyle w:val="TableParagraph"/>
              <w:spacing w:line="240" w:lineRule="auto"/>
              <w:rPr>
                <w:sz w:val="16"/>
              </w:rPr>
            </w:pPr>
          </w:p>
        </w:tc>
        <w:bookmarkStart w:id="245" w:name="_bookmark20"/>
        <w:bookmarkEnd w:id="245"/>
        <w:tc>
          <w:tcPr>
            <w:tcW w:w="4710" w:type="dxa"/>
          </w:tcPr>
          <w:p w14:paraId="5EEA79DB" w14:textId="77777777" w:rsidR="00497208" w:rsidRDefault="007C7D88">
            <w:pPr>
              <w:pStyle w:val="TableParagraph"/>
              <w:ind w:left="99"/>
              <w:rPr>
                <w:sz w:val="20"/>
              </w:rPr>
            </w:pPr>
            <w:r>
              <w:fldChar w:fldCharType="begin"/>
            </w:r>
            <w:r>
              <w:instrText>HYPERLINK "http://arxiv.org/abs/2410.14045" \h</w:instrText>
            </w:r>
            <w:r>
              <w:fldChar w:fldCharType="separate"/>
            </w:r>
            <w:r>
              <w:rPr>
                <w:sz w:val="20"/>
              </w:rPr>
              <w:t>14045</w:t>
            </w:r>
            <w:r>
              <w:fldChar w:fldCharType="end"/>
            </w:r>
            <w:r>
              <w:rPr>
                <w:spacing w:val="12"/>
                <w:sz w:val="20"/>
              </w:rPr>
              <w:t xml:space="preserve"> </w:t>
            </w:r>
            <w:r>
              <w:rPr>
                <w:sz w:val="20"/>
              </w:rPr>
              <w:t>(visited</w:t>
            </w:r>
            <w:r>
              <w:rPr>
                <w:spacing w:val="12"/>
                <w:sz w:val="20"/>
              </w:rPr>
              <w:t xml:space="preserve"> </w:t>
            </w:r>
            <w:r>
              <w:rPr>
                <w:sz w:val="20"/>
              </w:rPr>
              <w:t>on</w:t>
            </w:r>
            <w:r>
              <w:rPr>
                <w:spacing w:val="13"/>
                <w:sz w:val="20"/>
              </w:rPr>
              <w:t xml:space="preserve"> </w:t>
            </w:r>
            <w:r>
              <w:rPr>
                <w:sz w:val="20"/>
              </w:rPr>
              <w:t>12/30/2024).</w:t>
            </w:r>
            <w:r>
              <w:rPr>
                <w:spacing w:val="12"/>
                <w:sz w:val="20"/>
              </w:rPr>
              <w:t xml:space="preserve"> </w:t>
            </w:r>
            <w:r>
              <w:rPr>
                <w:sz w:val="20"/>
              </w:rPr>
              <w:t>Pre-</w:t>
            </w:r>
            <w:r>
              <w:rPr>
                <w:spacing w:val="-2"/>
                <w:sz w:val="20"/>
              </w:rPr>
              <w:t>published.</w:t>
            </w:r>
          </w:p>
        </w:tc>
        <w:tc>
          <w:tcPr>
            <w:tcW w:w="552" w:type="dxa"/>
          </w:tcPr>
          <w:p w14:paraId="5EEA79DC" w14:textId="77777777" w:rsidR="00497208" w:rsidRDefault="00497208">
            <w:pPr>
              <w:pStyle w:val="TableParagraph"/>
              <w:spacing w:line="240" w:lineRule="auto"/>
              <w:rPr>
                <w:sz w:val="16"/>
              </w:rPr>
            </w:pPr>
          </w:p>
        </w:tc>
        <w:tc>
          <w:tcPr>
            <w:tcW w:w="4641" w:type="dxa"/>
          </w:tcPr>
          <w:p w14:paraId="5EEA79DD" w14:textId="77777777" w:rsidR="00497208" w:rsidRDefault="007C7D88">
            <w:pPr>
              <w:pStyle w:val="TableParagraph"/>
              <w:ind w:left="97"/>
              <w:rPr>
                <w:sz w:val="20"/>
              </w:rPr>
            </w:pPr>
            <w:r>
              <w:rPr>
                <w:sz w:val="20"/>
              </w:rPr>
              <w:t>Classes</w:t>
            </w:r>
            <w:r>
              <w:rPr>
                <w:spacing w:val="18"/>
                <w:sz w:val="20"/>
              </w:rPr>
              <w:t xml:space="preserve"> </w:t>
            </w:r>
            <w:r>
              <w:rPr>
                <w:sz w:val="20"/>
              </w:rPr>
              <w:t>from</w:t>
            </w:r>
            <w:r>
              <w:rPr>
                <w:spacing w:val="20"/>
                <w:sz w:val="20"/>
              </w:rPr>
              <w:t xml:space="preserve"> </w:t>
            </w:r>
            <w:r>
              <w:rPr>
                <w:sz w:val="20"/>
              </w:rPr>
              <w:t>Videos</w:t>
            </w:r>
            <w:r>
              <w:rPr>
                <w:spacing w:val="18"/>
                <w:sz w:val="20"/>
              </w:rPr>
              <w:t xml:space="preserve"> </w:t>
            </w:r>
            <w:r>
              <w:rPr>
                <w:sz w:val="20"/>
              </w:rPr>
              <w:t>in</w:t>
            </w:r>
            <w:r>
              <w:rPr>
                <w:spacing w:val="20"/>
                <w:sz w:val="20"/>
              </w:rPr>
              <w:t xml:space="preserve"> </w:t>
            </w:r>
            <w:r>
              <w:rPr>
                <w:sz w:val="20"/>
              </w:rPr>
              <w:t>the</w:t>
            </w:r>
            <w:r>
              <w:rPr>
                <w:spacing w:val="18"/>
                <w:sz w:val="20"/>
              </w:rPr>
              <w:t xml:space="preserve"> </w:t>
            </w:r>
            <w:r>
              <w:rPr>
                <w:sz w:val="20"/>
              </w:rPr>
              <w:t>Wild”.</w:t>
            </w:r>
            <w:r>
              <w:rPr>
                <w:spacing w:val="20"/>
                <w:sz w:val="20"/>
              </w:rPr>
              <w:t xml:space="preserve"> </w:t>
            </w:r>
            <w:r>
              <w:rPr>
                <w:sz w:val="20"/>
              </w:rPr>
              <w:t>2012.</w:t>
            </w:r>
            <w:r>
              <w:rPr>
                <w:spacing w:val="19"/>
                <w:sz w:val="20"/>
              </w:rPr>
              <w:t xml:space="preserve"> </w:t>
            </w:r>
            <w:proofErr w:type="spellStart"/>
            <w:r>
              <w:rPr>
                <w:sz w:val="20"/>
              </w:rPr>
              <w:t>arXiv</w:t>
            </w:r>
            <w:proofErr w:type="spellEnd"/>
            <w:r>
              <w:rPr>
                <w:sz w:val="20"/>
              </w:rPr>
              <w:t>:</w:t>
            </w:r>
            <w:r>
              <w:rPr>
                <w:spacing w:val="20"/>
                <w:sz w:val="20"/>
              </w:rPr>
              <w:t xml:space="preserve"> </w:t>
            </w:r>
            <w:hyperlink r:id="rId50">
              <w:r>
                <w:rPr>
                  <w:spacing w:val="-2"/>
                  <w:sz w:val="20"/>
                </w:rPr>
                <w:t>1212.</w:t>
              </w:r>
            </w:hyperlink>
          </w:p>
        </w:tc>
      </w:tr>
      <w:tr w:rsidR="00497208" w14:paraId="5EEA79E3" w14:textId="77777777">
        <w:trPr>
          <w:trHeight w:val="239"/>
        </w:trPr>
        <w:tc>
          <w:tcPr>
            <w:tcW w:w="482" w:type="dxa"/>
          </w:tcPr>
          <w:p w14:paraId="5EEA79DF" w14:textId="77777777" w:rsidR="00497208" w:rsidRDefault="007C7D88">
            <w:pPr>
              <w:pStyle w:val="TableParagraph"/>
              <w:ind w:right="98"/>
              <w:jc w:val="right"/>
              <w:rPr>
                <w:sz w:val="20"/>
              </w:rPr>
            </w:pPr>
            <w:r>
              <w:rPr>
                <w:spacing w:val="-5"/>
                <w:sz w:val="20"/>
              </w:rPr>
              <w:t>[8]</w:t>
            </w:r>
          </w:p>
        </w:tc>
        <w:tc>
          <w:tcPr>
            <w:tcW w:w="4710" w:type="dxa"/>
          </w:tcPr>
          <w:p w14:paraId="5EEA79E0" w14:textId="77777777" w:rsidR="00497208" w:rsidRDefault="007C7D88">
            <w:pPr>
              <w:pStyle w:val="TableParagraph"/>
              <w:ind w:left="99"/>
              <w:rPr>
                <w:sz w:val="20"/>
              </w:rPr>
            </w:pPr>
            <w:r>
              <w:rPr>
                <w:sz w:val="20"/>
              </w:rPr>
              <w:t>Jun</w:t>
            </w:r>
            <w:r>
              <w:rPr>
                <w:spacing w:val="67"/>
                <w:sz w:val="20"/>
              </w:rPr>
              <w:t xml:space="preserve"> </w:t>
            </w:r>
            <w:r>
              <w:rPr>
                <w:sz w:val="20"/>
              </w:rPr>
              <w:t>Liu</w:t>
            </w:r>
            <w:r>
              <w:rPr>
                <w:spacing w:val="68"/>
                <w:sz w:val="20"/>
              </w:rPr>
              <w:t xml:space="preserve"> </w:t>
            </w:r>
            <w:r>
              <w:rPr>
                <w:sz w:val="20"/>
              </w:rPr>
              <w:t>et</w:t>
            </w:r>
            <w:r>
              <w:rPr>
                <w:spacing w:val="67"/>
                <w:sz w:val="20"/>
              </w:rPr>
              <w:t xml:space="preserve"> </w:t>
            </w:r>
            <w:r>
              <w:rPr>
                <w:sz w:val="20"/>
              </w:rPr>
              <w:t>al.</w:t>
            </w:r>
            <w:r>
              <w:rPr>
                <w:spacing w:val="68"/>
                <w:sz w:val="20"/>
              </w:rPr>
              <w:t xml:space="preserve"> </w:t>
            </w:r>
            <w:r>
              <w:rPr>
                <w:sz w:val="20"/>
              </w:rPr>
              <w:t>“NTU</w:t>
            </w:r>
            <w:r>
              <w:rPr>
                <w:spacing w:val="68"/>
                <w:sz w:val="20"/>
              </w:rPr>
              <w:t xml:space="preserve"> </w:t>
            </w:r>
            <w:r>
              <w:rPr>
                <w:sz w:val="20"/>
              </w:rPr>
              <w:t>RGB+D</w:t>
            </w:r>
            <w:r>
              <w:rPr>
                <w:spacing w:val="67"/>
                <w:sz w:val="20"/>
              </w:rPr>
              <w:t xml:space="preserve"> </w:t>
            </w:r>
            <w:r>
              <w:rPr>
                <w:sz w:val="20"/>
              </w:rPr>
              <w:t>120:</w:t>
            </w:r>
            <w:r>
              <w:rPr>
                <w:spacing w:val="68"/>
                <w:sz w:val="20"/>
              </w:rPr>
              <w:t xml:space="preserve"> </w:t>
            </w:r>
            <w:r>
              <w:rPr>
                <w:sz w:val="20"/>
              </w:rPr>
              <w:t>A</w:t>
            </w:r>
            <w:r>
              <w:rPr>
                <w:spacing w:val="68"/>
                <w:sz w:val="20"/>
              </w:rPr>
              <w:t xml:space="preserve"> </w:t>
            </w:r>
            <w:r>
              <w:rPr>
                <w:sz w:val="20"/>
              </w:rPr>
              <w:t>Large-</w:t>
            </w:r>
            <w:r>
              <w:rPr>
                <w:spacing w:val="-2"/>
                <w:sz w:val="20"/>
              </w:rPr>
              <w:t>Scale</w:t>
            </w:r>
          </w:p>
        </w:tc>
        <w:tc>
          <w:tcPr>
            <w:tcW w:w="552" w:type="dxa"/>
          </w:tcPr>
          <w:p w14:paraId="5EEA79E1" w14:textId="77777777" w:rsidR="00497208" w:rsidRDefault="00497208">
            <w:pPr>
              <w:pStyle w:val="TableParagraph"/>
              <w:spacing w:line="240" w:lineRule="auto"/>
              <w:rPr>
                <w:sz w:val="16"/>
              </w:rPr>
            </w:pPr>
          </w:p>
        </w:tc>
        <w:bookmarkStart w:id="246" w:name="_bookmark21"/>
        <w:bookmarkEnd w:id="246"/>
        <w:tc>
          <w:tcPr>
            <w:tcW w:w="4641" w:type="dxa"/>
          </w:tcPr>
          <w:p w14:paraId="5EEA79E2" w14:textId="77777777" w:rsidR="00497208" w:rsidRDefault="007C7D88">
            <w:pPr>
              <w:pStyle w:val="TableParagraph"/>
              <w:ind w:left="97"/>
              <w:rPr>
                <w:sz w:val="20"/>
              </w:rPr>
            </w:pPr>
            <w:r>
              <w:fldChar w:fldCharType="begin"/>
            </w:r>
            <w:r>
              <w:instrText>HYPERLINK "https://arxiv.org/abs/1212.0402" \h</w:instrText>
            </w:r>
            <w:r>
              <w:fldChar w:fldCharType="separate"/>
            </w:r>
            <w:r>
              <w:rPr>
                <w:spacing w:val="-2"/>
                <w:sz w:val="20"/>
              </w:rPr>
              <w:t>0402.</w:t>
            </w:r>
            <w:r>
              <w:fldChar w:fldCharType="end"/>
            </w:r>
          </w:p>
        </w:tc>
      </w:tr>
      <w:tr w:rsidR="00497208" w14:paraId="5EEA79E8" w14:textId="77777777">
        <w:trPr>
          <w:trHeight w:val="239"/>
        </w:trPr>
        <w:tc>
          <w:tcPr>
            <w:tcW w:w="482" w:type="dxa"/>
          </w:tcPr>
          <w:p w14:paraId="5EEA79E4" w14:textId="77777777" w:rsidR="00497208" w:rsidRDefault="00497208">
            <w:pPr>
              <w:pStyle w:val="TableParagraph"/>
              <w:spacing w:line="240" w:lineRule="auto"/>
              <w:rPr>
                <w:sz w:val="16"/>
              </w:rPr>
            </w:pPr>
          </w:p>
        </w:tc>
        <w:tc>
          <w:tcPr>
            <w:tcW w:w="4710" w:type="dxa"/>
          </w:tcPr>
          <w:p w14:paraId="5EEA79E5" w14:textId="77777777" w:rsidR="00497208" w:rsidRDefault="007C7D88">
            <w:pPr>
              <w:pStyle w:val="TableParagraph"/>
              <w:ind w:left="99"/>
              <w:rPr>
                <w:sz w:val="20"/>
              </w:rPr>
            </w:pPr>
            <w:r>
              <w:rPr>
                <w:sz w:val="20"/>
              </w:rPr>
              <w:t>Benchmark</w:t>
            </w:r>
            <w:r>
              <w:rPr>
                <w:spacing w:val="-4"/>
                <w:sz w:val="20"/>
              </w:rPr>
              <w:t xml:space="preserve"> </w:t>
            </w:r>
            <w:r>
              <w:rPr>
                <w:sz w:val="20"/>
              </w:rPr>
              <w:t>for</w:t>
            </w:r>
            <w:r>
              <w:rPr>
                <w:spacing w:val="-3"/>
                <w:sz w:val="20"/>
              </w:rPr>
              <w:t xml:space="preserve"> </w:t>
            </w:r>
            <w:r>
              <w:rPr>
                <w:sz w:val="20"/>
              </w:rPr>
              <w:t>3D</w:t>
            </w:r>
            <w:r>
              <w:rPr>
                <w:spacing w:val="-4"/>
                <w:sz w:val="20"/>
              </w:rPr>
              <w:t xml:space="preserve"> </w:t>
            </w:r>
            <w:r>
              <w:rPr>
                <w:sz w:val="20"/>
              </w:rPr>
              <w:t>Human</w:t>
            </w:r>
            <w:r>
              <w:rPr>
                <w:spacing w:val="-3"/>
                <w:sz w:val="20"/>
              </w:rPr>
              <w:t xml:space="preserve"> </w:t>
            </w:r>
            <w:r>
              <w:rPr>
                <w:sz w:val="20"/>
              </w:rPr>
              <w:t>Activity</w:t>
            </w:r>
            <w:r>
              <w:rPr>
                <w:spacing w:val="-4"/>
                <w:sz w:val="20"/>
              </w:rPr>
              <w:t xml:space="preserve"> </w:t>
            </w:r>
            <w:r>
              <w:rPr>
                <w:sz w:val="20"/>
              </w:rPr>
              <w:t>Understanding”.</w:t>
            </w:r>
            <w:r>
              <w:rPr>
                <w:spacing w:val="-3"/>
                <w:sz w:val="20"/>
              </w:rPr>
              <w:t xml:space="preserve"> </w:t>
            </w:r>
            <w:r>
              <w:rPr>
                <w:spacing w:val="-5"/>
                <w:sz w:val="20"/>
              </w:rPr>
              <w:t>In:</w:t>
            </w:r>
          </w:p>
        </w:tc>
        <w:tc>
          <w:tcPr>
            <w:tcW w:w="552" w:type="dxa"/>
          </w:tcPr>
          <w:p w14:paraId="5EEA79E6" w14:textId="77777777" w:rsidR="00497208" w:rsidRDefault="007C7D88">
            <w:pPr>
              <w:pStyle w:val="TableParagraph"/>
              <w:ind w:left="16"/>
              <w:jc w:val="center"/>
              <w:rPr>
                <w:sz w:val="20"/>
              </w:rPr>
            </w:pPr>
            <w:r>
              <w:rPr>
                <w:spacing w:val="-4"/>
                <w:sz w:val="20"/>
              </w:rPr>
              <w:t>[18]</w:t>
            </w:r>
          </w:p>
        </w:tc>
        <w:tc>
          <w:tcPr>
            <w:tcW w:w="4641" w:type="dxa"/>
          </w:tcPr>
          <w:p w14:paraId="5EEA79E7" w14:textId="77777777" w:rsidR="00497208" w:rsidRDefault="007C7D88">
            <w:pPr>
              <w:pStyle w:val="TableParagraph"/>
              <w:ind w:left="97"/>
              <w:rPr>
                <w:i/>
                <w:sz w:val="20"/>
              </w:rPr>
            </w:pPr>
            <w:r>
              <w:rPr>
                <w:sz w:val="20"/>
              </w:rPr>
              <w:t>Zachary Teed and</w:t>
            </w:r>
            <w:r>
              <w:rPr>
                <w:spacing w:val="1"/>
                <w:sz w:val="20"/>
              </w:rPr>
              <w:t xml:space="preserve"> </w:t>
            </w:r>
            <w:r>
              <w:rPr>
                <w:sz w:val="20"/>
              </w:rPr>
              <w:t>Jia Deng.</w:t>
            </w:r>
            <w:r>
              <w:rPr>
                <w:spacing w:val="1"/>
                <w:sz w:val="20"/>
              </w:rPr>
              <w:t xml:space="preserve"> </w:t>
            </w:r>
            <w:r>
              <w:rPr>
                <w:i/>
                <w:sz w:val="20"/>
              </w:rPr>
              <w:t>RAFT: Recurrent</w:t>
            </w:r>
            <w:r>
              <w:rPr>
                <w:i/>
                <w:spacing w:val="1"/>
                <w:sz w:val="20"/>
              </w:rPr>
              <w:t xml:space="preserve"> </w:t>
            </w:r>
            <w:r>
              <w:rPr>
                <w:i/>
                <w:sz w:val="20"/>
              </w:rPr>
              <w:t>All-</w:t>
            </w:r>
            <w:r>
              <w:rPr>
                <w:i/>
                <w:spacing w:val="-4"/>
                <w:sz w:val="20"/>
              </w:rPr>
              <w:t>Pairs</w:t>
            </w:r>
          </w:p>
        </w:tc>
      </w:tr>
      <w:tr w:rsidR="00497208" w14:paraId="5EEA79ED" w14:textId="77777777">
        <w:trPr>
          <w:trHeight w:val="239"/>
        </w:trPr>
        <w:tc>
          <w:tcPr>
            <w:tcW w:w="482" w:type="dxa"/>
          </w:tcPr>
          <w:p w14:paraId="5EEA79E9" w14:textId="77777777" w:rsidR="00497208" w:rsidRDefault="00497208">
            <w:pPr>
              <w:pStyle w:val="TableParagraph"/>
              <w:spacing w:line="240" w:lineRule="auto"/>
              <w:rPr>
                <w:sz w:val="16"/>
              </w:rPr>
            </w:pPr>
          </w:p>
        </w:tc>
        <w:tc>
          <w:tcPr>
            <w:tcW w:w="4710" w:type="dxa"/>
          </w:tcPr>
          <w:p w14:paraId="5EEA79EA" w14:textId="77777777" w:rsidR="00497208" w:rsidRDefault="007C7D88">
            <w:pPr>
              <w:pStyle w:val="TableParagraph"/>
              <w:ind w:left="99"/>
              <w:rPr>
                <w:i/>
                <w:sz w:val="20"/>
              </w:rPr>
            </w:pPr>
            <w:r>
              <w:rPr>
                <w:i/>
                <w:sz w:val="20"/>
              </w:rPr>
              <w:t>IEEE</w:t>
            </w:r>
            <w:r>
              <w:rPr>
                <w:i/>
                <w:spacing w:val="36"/>
                <w:sz w:val="20"/>
              </w:rPr>
              <w:t xml:space="preserve"> </w:t>
            </w:r>
            <w:r>
              <w:rPr>
                <w:i/>
                <w:sz w:val="20"/>
              </w:rPr>
              <w:t>Transactions</w:t>
            </w:r>
            <w:r>
              <w:rPr>
                <w:i/>
                <w:spacing w:val="37"/>
                <w:sz w:val="20"/>
              </w:rPr>
              <w:t xml:space="preserve"> </w:t>
            </w:r>
            <w:r>
              <w:rPr>
                <w:i/>
                <w:sz w:val="20"/>
              </w:rPr>
              <w:t>on</w:t>
            </w:r>
            <w:r>
              <w:rPr>
                <w:i/>
                <w:spacing w:val="36"/>
                <w:sz w:val="20"/>
              </w:rPr>
              <w:t xml:space="preserve"> </w:t>
            </w:r>
            <w:r>
              <w:rPr>
                <w:i/>
                <w:sz w:val="20"/>
              </w:rPr>
              <w:t>Pattern</w:t>
            </w:r>
            <w:r>
              <w:rPr>
                <w:i/>
                <w:spacing w:val="37"/>
                <w:sz w:val="20"/>
              </w:rPr>
              <w:t xml:space="preserve"> </w:t>
            </w:r>
            <w:r>
              <w:rPr>
                <w:i/>
                <w:sz w:val="20"/>
              </w:rPr>
              <w:t>Analysis</w:t>
            </w:r>
            <w:r>
              <w:rPr>
                <w:i/>
                <w:spacing w:val="36"/>
                <w:sz w:val="20"/>
              </w:rPr>
              <w:t xml:space="preserve"> </w:t>
            </w:r>
            <w:r>
              <w:rPr>
                <w:i/>
                <w:sz w:val="20"/>
              </w:rPr>
              <w:t>and</w:t>
            </w:r>
            <w:r>
              <w:rPr>
                <w:i/>
                <w:spacing w:val="37"/>
                <w:sz w:val="20"/>
              </w:rPr>
              <w:t xml:space="preserve"> </w:t>
            </w:r>
            <w:r>
              <w:rPr>
                <w:i/>
                <w:spacing w:val="-2"/>
                <w:sz w:val="20"/>
              </w:rPr>
              <w:t>Machine</w:t>
            </w:r>
          </w:p>
        </w:tc>
        <w:tc>
          <w:tcPr>
            <w:tcW w:w="552" w:type="dxa"/>
          </w:tcPr>
          <w:p w14:paraId="5EEA79EB" w14:textId="77777777" w:rsidR="00497208" w:rsidRDefault="00497208">
            <w:pPr>
              <w:pStyle w:val="TableParagraph"/>
              <w:spacing w:line="240" w:lineRule="auto"/>
              <w:rPr>
                <w:sz w:val="16"/>
              </w:rPr>
            </w:pPr>
          </w:p>
        </w:tc>
        <w:tc>
          <w:tcPr>
            <w:tcW w:w="4641" w:type="dxa"/>
          </w:tcPr>
          <w:p w14:paraId="5EEA79EC" w14:textId="77777777" w:rsidR="00497208" w:rsidRDefault="007C7D88">
            <w:pPr>
              <w:pStyle w:val="TableParagraph"/>
              <w:ind w:left="97"/>
              <w:rPr>
                <w:sz w:val="20"/>
              </w:rPr>
            </w:pPr>
            <w:r>
              <w:rPr>
                <w:i/>
                <w:sz w:val="20"/>
              </w:rPr>
              <w:t>Field</w:t>
            </w:r>
            <w:r>
              <w:rPr>
                <w:i/>
                <w:spacing w:val="-5"/>
                <w:sz w:val="20"/>
              </w:rPr>
              <w:t xml:space="preserve"> </w:t>
            </w:r>
            <w:r>
              <w:rPr>
                <w:i/>
                <w:sz w:val="20"/>
              </w:rPr>
              <w:t>Transforms</w:t>
            </w:r>
            <w:r>
              <w:rPr>
                <w:i/>
                <w:spacing w:val="-5"/>
                <w:sz w:val="20"/>
              </w:rPr>
              <w:t xml:space="preserve"> </w:t>
            </w:r>
            <w:r>
              <w:rPr>
                <w:i/>
                <w:sz w:val="20"/>
              </w:rPr>
              <w:t>for</w:t>
            </w:r>
            <w:r>
              <w:rPr>
                <w:i/>
                <w:spacing w:val="-4"/>
                <w:sz w:val="20"/>
              </w:rPr>
              <w:t xml:space="preserve"> </w:t>
            </w:r>
            <w:r>
              <w:rPr>
                <w:i/>
                <w:sz w:val="20"/>
              </w:rPr>
              <w:t>Optical</w:t>
            </w:r>
            <w:r>
              <w:rPr>
                <w:i/>
                <w:spacing w:val="-5"/>
                <w:sz w:val="20"/>
              </w:rPr>
              <w:t xml:space="preserve"> </w:t>
            </w:r>
            <w:r>
              <w:rPr>
                <w:i/>
                <w:sz w:val="20"/>
              </w:rPr>
              <w:t>Flow</w:t>
            </w:r>
            <w:r>
              <w:rPr>
                <w:sz w:val="20"/>
              </w:rPr>
              <w:t>.</w:t>
            </w:r>
            <w:r>
              <w:rPr>
                <w:spacing w:val="-4"/>
                <w:sz w:val="20"/>
              </w:rPr>
              <w:t xml:space="preserve"> </w:t>
            </w:r>
            <w:r>
              <w:rPr>
                <w:sz w:val="20"/>
              </w:rPr>
              <w:t>Aug.</w:t>
            </w:r>
            <w:r>
              <w:rPr>
                <w:spacing w:val="-5"/>
                <w:sz w:val="20"/>
              </w:rPr>
              <w:t xml:space="preserve"> </w:t>
            </w:r>
            <w:r>
              <w:rPr>
                <w:sz w:val="20"/>
              </w:rPr>
              <w:t>25,</w:t>
            </w:r>
            <w:r>
              <w:rPr>
                <w:spacing w:val="-5"/>
                <w:sz w:val="20"/>
              </w:rPr>
              <w:t xml:space="preserve"> </w:t>
            </w:r>
            <w:r>
              <w:rPr>
                <w:sz w:val="20"/>
              </w:rPr>
              <w:t xml:space="preserve">2020. </w:t>
            </w:r>
            <w:r>
              <w:rPr>
                <w:spacing w:val="-4"/>
                <w:sz w:val="16"/>
              </w:rPr>
              <w:t>DOI</w:t>
            </w:r>
            <w:r>
              <w:rPr>
                <w:spacing w:val="-4"/>
                <w:sz w:val="20"/>
              </w:rPr>
              <w:t>:</w:t>
            </w:r>
          </w:p>
        </w:tc>
      </w:tr>
      <w:tr w:rsidR="00497208" w14:paraId="5EEA79F2" w14:textId="77777777">
        <w:trPr>
          <w:trHeight w:val="239"/>
        </w:trPr>
        <w:tc>
          <w:tcPr>
            <w:tcW w:w="482" w:type="dxa"/>
          </w:tcPr>
          <w:p w14:paraId="5EEA79EE" w14:textId="77777777" w:rsidR="00497208" w:rsidRDefault="00497208">
            <w:pPr>
              <w:pStyle w:val="TableParagraph"/>
              <w:spacing w:line="240" w:lineRule="auto"/>
              <w:rPr>
                <w:sz w:val="16"/>
              </w:rPr>
            </w:pPr>
          </w:p>
        </w:tc>
        <w:tc>
          <w:tcPr>
            <w:tcW w:w="4710" w:type="dxa"/>
          </w:tcPr>
          <w:p w14:paraId="5EEA79EF" w14:textId="77777777" w:rsidR="00497208" w:rsidRDefault="007C7D88">
            <w:pPr>
              <w:pStyle w:val="TableParagraph"/>
              <w:ind w:left="99"/>
              <w:rPr>
                <w:sz w:val="20"/>
              </w:rPr>
            </w:pPr>
            <w:r>
              <w:rPr>
                <w:i/>
                <w:sz w:val="20"/>
              </w:rPr>
              <w:t>Intelligence</w:t>
            </w:r>
            <w:r>
              <w:rPr>
                <w:i/>
                <w:spacing w:val="1"/>
                <w:sz w:val="20"/>
              </w:rPr>
              <w:t xml:space="preserve"> </w:t>
            </w:r>
            <w:r>
              <w:rPr>
                <w:sz w:val="20"/>
              </w:rPr>
              <w:t>42.10</w:t>
            </w:r>
            <w:r>
              <w:rPr>
                <w:spacing w:val="1"/>
                <w:sz w:val="20"/>
              </w:rPr>
              <w:t xml:space="preserve"> </w:t>
            </w:r>
            <w:r>
              <w:rPr>
                <w:sz w:val="20"/>
              </w:rPr>
              <w:t>(Oct. 1,</w:t>
            </w:r>
            <w:r>
              <w:rPr>
                <w:spacing w:val="2"/>
                <w:sz w:val="20"/>
              </w:rPr>
              <w:t xml:space="preserve"> </w:t>
            </w:r>
            <w:r>
              <w:rPr>
                <w:sz w:val="20"/>
              </w:rPr>
              <w:t>2020), pp.</w:t>
            </w:r>
            <w:r>
              <w:rPr>
                <w:spacing w:val="1"/>
                <w:sz w:val="20"/>
              </w:rPr>
              <w:t xml:space="preserve"> </w:t>
            </w:r>
            <w:r>
              <w:rPr>
                <w:sz w:val="20"/>
              </w:rPr>
              <w:t>2684–2701.</w:t>
            </w:r>
            <w:r>
              <w:rPr>
                <w:spacing w:val="6"/>
                <w:sz w:val="20"/>
              </w:rPr>
              <w:t xml:space="preserve"> </w:t>
            </w:r>
            <w:r>
              <w:rPr>
                <w:spacing w:val="-4"/>
                <w:sz w:val="16"/>
              </w:rPr>
              <w:t>ISSN</w:t>
            </w:r>
            <w:r>
              <w:rPr>
                <w:spacing w:val="-4"/>
                <w:sz w:val="20"/>
              </w:rPr>
              <w:t>:</w:t>
            </w:r>
          </w:p>
        </w:tc>
        <w:tc>
          <w:tcPr>
            <w:tcW w:w="552" w:type="dxa"/>
          </w:tcPr>
          <w:p w14:paraId="5EEA79F0" w14:textId="77777777" w:rsidR="00497208" w:rsidRDefault="00497208">
            <w:pPr>
              <w:pStyle w:val="TableParagraph"/>
              <w:spacing w:line="240" w:lineRule="auto"/>
              <w:rPr>
                <w:sz w:val="16"/>
              </w:rPr>
            </w:pPr>
          </w:p>
        </w:tc>
        <w:tc>
          <w:tcPr>
            <w:tcW w:w="4641" w:type="dxa"/>
          </w:tcPr>
          <w:p w14:paraId="5EEA79F1" w14:textId="77777777" w:rsidR="00497208" w:rsidRDefault="007C7D88">
            <w:pPr>
              <w:pStyle w:val="TableParagraph"/>
              <w:ind w:left="97"/>
              <w:rPr>
                <w:sz w:val="20"/>
              </w:rPr>
            </w:pPr>
            <w:hyperlink r:id="rId51">
              <w:r>
                <w:rPr>
                  <w:sz w:val="20"/>
                </w:rPr>
                <w:t>10.48550/arXiv.2003.12039.</w:t>
              </w:r>
            </w:hyperlink>
            <w:r>
              <w:rPr>
                <w:spacing w:val="3"/>
                <w:sz w:val="20"/>
              </w:rPr>
              <w:t xml:space="preserve"> </w:t>
            </w:r>
            <w:proofErr w:type="spellStart"/>
            <w:r>
              <w:rPr>
                <w:sz w:val="20"/>
              </w:rPr>
              <w:t>arXiv</w:t>
            </w:r>
            <w:proofErr w:type="spellEnd"/>
            <w:r>
              <w:rPr>
                <w:sz w:val="20"/>
              </w:rPr>
              <w:t>:</w:t>
            </w:r>
            <w:r>
              <w:rPr>
                <w:spacing w:val="4"/>
                <w:sz w:val="20"/>
              </w:rPr>
              <w:t xml:space="preserve"> </w:t>
            </w:r>
            <w:hyperlink r:id="rId52">
              <w:r>
                <w:rPr>
                  <w:sz w:val="20"/>
                </w:rPr>
                <w:t>2003.12039</w:t>
              </w:r>
              <w:r>
                <w:rPr>
                  <w:spacing w:val="3"/>
                  <w:sz w:val="20"/>
                </w:rPr>
                <w:t xml:space="preserve"> </w:t>
              </w:r>
              <w:r>
                <w:rPr>
                  <w:rFonts w:ascii="Courier New"/>
                  <w:spacing w:val="-2"/>
                  <w:sz w:val="20"/>
                </w:rPr>
                <w:t>[cs]</w:t>
              </w:r>
            </w:hyperlink>
            <w:r>
              <w:rPr>
                <w:spacing w:val="-2"/>
                <w:sz w:val="20"/>
              </w:rPr>
              <w:t>.</w:t>
            </w:r>
          </w:p>
        </w:tc>
      </w:tr>
      <w:tr w:rsidR="00497208" w14:paraId="5EEA79F7" w14:textId="77777777">
        <w:trPr>
          <w:trHeight w:val="239"/>
        </w:trPr>
        <w:tc>
          <w:tcPr>
            <w:tcW w:w="482" w:type="dxa"/>
          </w:tcPr>
          <w:p w14:paraId="5EEA79F3" w14:textId="77777777" w:rsidR="00497208" w:rsidRDefault="00497208">
            <w:pPr>
              <w:pStyle w:val="TableParagraph"/>
              <w:spacing w:line="240" w:lineRule="auto"/>
              <w:rPr>
                <w:sz w:val="16"/>
              </w:rPr>
            </w:pPr>
          </w:p>
        </w:tc>
        <w:tc>
          <w:tcPr>
            <w:tcW w:w="4710" w:type="dxa"/>
          </w:tcPr>
          <w:p w14:paraId="5EEA79F4" w14:textId="77777777" w:rsidR="00497208" w:rsidRDefault="007C7D88">
            <w:pPr>
              <w:pStyle w:val="TableParagraph"/>
              <w:ind w:left="99"/>
              <w:rPr>
                <w:sz w:val="20"/>
              </w:rPr>
            </w:pPr>
            <w:r>
              <w:rPr>
                <w:sz w:val="20"/>
              </w:rPr>
              <w:t>0162-8828,</w:t>
            </w:r>
            <w:r>
              <w:rPr>
                <w:spacing w:val="71"/>
                <w:sz w:val="20"/>
              </w:rPr>
              <w:t xml:space="preserve"> </w:t>
            </w:r>
            <w:r>
              <w:rPr>
                <w:sz w:val="20"/>
              </w:rPr>
              <w:t>2160-9292,</w:t>
            </w:r>
            <w:r>
              <w:rPr>
                <w:spacing w:val="71"/>
                <w:sz w:val="20"/>
              </w:rPr>
              <w:t xml:space="preserve"> </w:t>
            </w:r>
            <w:r>
              <w:rPr>
                <w:sz w:val="20"/>
              </w:rPr>
              <w:t>1939-3539.</w:t>
            </w:r>
            <w:r>
              <w:rPr>
                <w:spacing w:val="76"/>
                <w:sz w:val="20"/>
              </w:rPr>
              <w:t xml:space="preserve"> </w:t>
            </w:r>
            <w:r>
              <w:rPr>
                <w:sz w:val="16"/>
              </w:rPr>
              <w:t>DOI</w:t>
            </w:r>
            <w:r>
              <w:rPr>
                <w:sz w:val="20"/>
              </w:rPr>
              <w:t>:</w:t>
            </w:r>
            <w:r>
              <w:rPr>
                <w:spacing w:val="71"/>
                <w:sz w:val="20"/>
              </w:rPr>
              <w:t xml:space="preserve"> </w:t>
            </w:r>
            <w:hyperlink r:id="rId53">
              <w:proofErr w:type="gramStart"/>
              <w:r>
                <w:rPr>
                  <w:sz w:val="20"/>
                </w:rPr>
                <w:t>10</w:t>
              </w:r>
              <w:r>
                <w:rPr>
                  <w:spacing w:val="9"/>
                  <w:sz w:val="20"/>
                </w:rPr>
                <w:t xml:space="preserve"> </w:t>
              </w:r>
              <w:r>
                <w:rPr>
                  <w:sz w:val="20"/>
                </w:rPr>
                <w:t>.</w:t>
              </w:r>
              <w:proofErr w:type="gramEnd"/>
              <w:r>
                <w:rPr>
                  <w:spacing w:val="8"/>
                  <w:sz w:val="20"/>
                </w:rPr>
                <w:t xml:space="preserve"> </w:t>
              </w:r>
              <w:r>
                <w:rPr>
                  <w:sz w:val="20"/>
                </w:rPr>
                <w:t>1109</w:t>
              </w:r>
              <w:r>
                <w:rPr>
                  <w:spacing w:val="9"/>
                  <w:sz w:val="20"/>
                </w:rPr>
                <w:t xml:space="preserve"> </w:t>
              </w:r>
              <w:r>
                <w:rPr>
                  <w:spacing w:val="-10"/>
                  <w:sz w:val="20"/>
                </w:rPr>
                <w:t>/</w:t>
              </w:r>
            </w:hyperlink>
          </w:p>
        </w:tc>
        <w:tc>
          <w:tcPr>
            <w:tcW w:w="552" w:type="dxa"/>
          </w:tcPr>
          <w:p w14:paraId="5EEA79F5" w14:textId="77777777" w:rsidR="00497208" w:rsidRDefault="00497208">
            <w:pPr>
              <w:pStyle w:val="TableParagraph"/>
              <w:spacing w:line="240" w:lineRule="auto"/>
              <w:rPr>
                <w:sz w:val="16"/>
              </w:rPr>
            </w:pPr>
          </w:p>
        </w:tc>
        <w:tc>
          <w:tcPr>
            <w:tcW w:w="4641" w:type="dxa"/>
          </w:tcPr>
          <w:p w14:paraId="5EEA79F6" w14:textId="77777777" w:rsidR="00497208" w:rsidRDefault="007C7D88">
            <w:pPr>
              <w:pStyle w:val="TableParagraph"/>
              <w:ind w:left="102"/>
              <w:rPr>
                <w:sz w:val="20"/>
              </w:rPr>
            </w:pPr>
            <w:r>
              <w:rPr>
                <w:sz w:val="16"/>
              </w:rPr>
              <w:t>URL</w:t>
            </w:r>
            <w:r>
              <w:rPr>
                <w:sz w:val="20"/>
              </w:rPr>
              <w:t>:</w:t>
            </w:r>
            <w:r>
              <w:rPr>
                <w:spacing w:val="51"/>
                <w:sz w:val="20"/>
              </w:rPr>
              <w:t xml:space="preserve"> </w:t>
            </w:r>
            <w:hyperlink r:id="rId54">
              <w:proofErr w:type="gramStart"/>
              <w:r>
                <w:rPr>
                  <w:sz w:val="20"/>
                </w:rPr>
                <w:t>http</w:t>
              </w:r>
              <w:r>
                <w:rPr>
                  <w:spacing w:val="-12"/>
                  <w:sz w:val="20"/>
                </w:rPr>
                <w:t xml:space="preserve"> </w:t>
              </w:r>
              <w:r>
                <w:rPr>
                  <w:sz w:val="20"/>
                </w:rPr>
                <w:t>:</w:t>
              </w:r>
              <w:proofErr w:type="gramEnd"/>
              <w:r>
                <w:rPr>
                  <w:spacing w:val="-12"/>
                  <w:sz w:val="20"/>
                </w:rPr>
                <w:t xml:space="preserve"> </w:t>
              </w:r>
              <w:r>
                <w:rPr>
                  <w:sz w:val="20"/>
                </w:rPr>
                <w:t>/</w:t>
              </w:r>
              <w:r>
                <w:rPr>
                  <w:spacing w:val="-13"/>
                  <w:sz w:val="20"/>
                </w:rPr>
                <w:t xml:space="preserve"> </w:t>
              </w:r>
              <w:r>
                <w:rPr>
                  <w:sz w:val="20"/>
                </w:rPr>
                <w:t>/</w:t>
              </w:r>
              <w:r>
                <w:rPr>
                  <w:spacing w:val="-12"/>
                  <w:sz w:val="20"/>
                </w:rPr>
                <w:t xml:space="preserve"> </w:t>
              </w:r>
              <w:proofErr w:type="spellStart"/>
              <w:proofErr w:type="gramStart"/>
              <w:r>
                <w:rPr>
                  <w:sz w:val="20"/>
                </w:rPr>
                <w:t>arxiv</w:t>
              </w:r>
              <w:proofErr w:type="spellEnd"/>
              <w:r>
                <w:rPr>
                  <w:spacing w:val="-24"/>
                  <w:sz w:val="20"/>
                </w:rPr>
                <w:t xml:space="preserve"> </w:t>
              </w:r>
              <w:r>
                <w:rPr>
                  <w:sz w:val="20"/>
                </w:rPr>
                <w:t>.</w:t>
              </w:r>
              <w:proofErr w:type="gramEnd"/>
              <w:r>
                <w:rPr>
                  <w:spacing w:val="-12"/>
                  <w:sz w:val="20"/>
                </w:rPr>
                <w:t xml:space="preserve"> </w:t>
              </w:r>
              <w:r>
                <w:rPr>
                  <w:sz w:val="20"/>
                </w:rPr>
                <w:t>org</w:t>
              </w:r>
              <w:r>
                <w:rPr>
                  <w:spacing w:val="-12"/>
                  <w:sz w:val="20"/>
                </w:rPr>
                <w:t xml:space="preserve"> </w:t>
              </w:r>
              <w:r>
                <w:rPr>
                  <w:sz w:val="20"/>
                </w:rPr>
                <w:t>/</w:t>
              </w:r>
              <w:r>
                <w:rPr>
                  <w:spacing w:val="-12"/>
                  <w:sz w:val="20"/>
                </w:rPr>
                <w:t xml:space="preserve"> </w:t>
              </w:r>
              <w:r>
                <w:rPr>
                  <w:sz w:val="20"/>
                </w:rPr>
                <w:t>abs</w:t>
              </w:r>
              <w:r>
                <w:rPr>
                  <w:spacing w:val="-12"/>
                  <w:sz w:val="20"/>
                </w:rPr>
                <w:t xml:space="preserve"> </w:t>
              </w:r>
              <w:r>
                <w:rPr>
                  <w:sz w:val="20"/>
                </w:rPr>
                <w:t>/</w:t>
              </w:r>
              <w:r>
                <w:rPr>
                  <w:spacing w:val="-12"/>
                  <w:sz w:val="20"/>
                </w:rPr>
                <w:t xml:space="preserve"> </w:t>
              </w:r>
              <w:proofErr w:type="gramStart"/>
              <w:r>
                <w:rPr>
                  <w:sz w:val="20"/>
                </w:rPr>
                <w:t>2003</w:t>
              </w:r>
              <w:r>
                <w:rPr>
                  <w:spacing w:val="-12"/>
                  <w:sz w:val="20"/>
                </w:rPr>
                <w:t xml:space="preserve"> </w:t>
              </w:r>
              <w:r>
                <w:rPr>
                  <w:sz w:val="20"/>
                </w:rPr>
                <w:t>.</w:t>
              </w:r>
              <w:proofErr w:type="gramEnd"/>
              <w:r>
                <w:rPr>
                  <w:spacing w:val="-13"/>
                  <w:sz w:val="20"/>
                </w:rPr>
                <w:t xml:space="preserve"> </w:t>
              </w:r>
              <w:r>
                <w:rPr>
                  <w:sz w:val="20"/>
                </w:rPr>
                <w:t>12039</w:t>
              </w:r>
            </w:hyperlink>
            <w:r>
              <w:rPr>
                <w:spacing w:val="52"/>
                <w:sz w:val="20"/>
              </w:rPr>
              <w:t xml:space="preserve"> </w:t>
            </w:r>
            <w:r>
              <w:rPr>
                <w:sz w:val="20"/>
              </w:rPr>
              <w:t>(visited</w:t>
            </w:r>
            <w:r>
              <w:rPr>
                <w:spacing w:val="52"/>
                <w:sz w:val="20"/>
              </w:rPr>
              <w:t xml:space="preserve"> </w:t>
            </w:r>
            <w:r>
              <w:rPr>
                <w:spacing w:val="-7"/>
                <w:sz w:val="20"/>
              </w:rPr>
              <w:t>on</w:t>
            </w:r>
          </w:p>
        </w:tc>
      </w:tr>
      <w:tr w:rsidR="00497208" w14:paraId="5EEA79FC" w14:textId="77777777">
        <w:trPr>
          <w:trHeight w:val="239"/>
        </w:trPr>
        <w:tc>
          <w:tcPr>
            <w:tcW w:w="482" w:type="dxa"/>
          </w:tcPr>
          <w:p w14:paraId="5EEA79F8" w14:textId="77777777" w:rsidR="00497208" w:rsidRDefault="00497208">
            <w:pPr>
              <w:pStyle w:val="TableParagraph"/>
              <w:spacing w:line="240" w:lineRule="auto"/>
              <w:rPr>
                <w:sz w:val="16"/>
              </w:rPr>
            </w:pPr>
          </w:p>
        </w:tc>
        <w:tc>
          <w:tcPr>
            <w:tcW w:w="4710" w:type="dxa"/>
          </w:tcPr>
          <w:p w14:paraId="5EEA79F9" w14:textId="77777777" w:rsidR="00497208" w:rsidRDefault="007C7D88">
            <w:pPr>
              <w:pStyle w:val="TableParagraph"/>
              <w:ind w:left="99"/>
              <w:rPr>
                <w:sz w:val="20"/>
              </w:rPr>
            </w:pPr>
            <w:hyperlink r:id="rId55">
              <w:r>
                <w:rPr>
                  <w:sz w:val="20"/>
                </w:rPr>
                <w:t>TPAMI.2019.2916873.</w:t>
              </w:r>
            </w:hyperlink>
            <w:r>
              <w:rPr>
                <w:spacing w:val="-1"/>
                <w:sz w:val="20"/>
              </w:rPr>
              <w:t xml:space="preserve"> </w:t>
            </w:r>
            <w:proofErr w:type="spellStart"/>
            <w:r>
              <w:rPr>
                <w:sz w:val="20"/>
              </w:rPr>
              <w:t>arXiv</w:t>
            </w:r>
            <w:proofErr w:type="spellEnd"/>
            <w:r>
              <w:rPr>
                <w:sz w:val="20"/>
              </w:rPr>
              <w:t xml:space="preserve">: </w:t>
            </w:r>
            <w:hyperlink r:id="rId56">
              <w:r>
                <w:rPr>
                  <w:sz w:val="20"/>
                </w:rPr>
                <w:t>1905.04757</w:t>
              </w:r>
              <w:r>
                <w:rPr>
                  <w:spacing w:val="-1"/>
                  <w:sz w:val="20"/>
                </w:rPr>
                <w:t xml:space="preserve"> </w:t>
              </w:r>
              <w:r>
                <w:rPr>
                  <w:rFonts w:ascii="Courier New"/>
                  <w:sz w:val="20"/>
                </w:rPr>
                <w:t>[cs]</w:t>
              </w:r>
            </w:hyperlink>
            <w:r>
              <w:rPr>
                <w:sz w:val="20"/>
              </w:rPr>
              <w:t>.</w:t>
            </w:r>
            <w:r>
              <w:rPr>
                <w:spacing w:val="4"/>
                <w:sz w:val="20"/>
              </w:rPr>
              <w:t xml:space="preserve"> </w:t>
            </w:r>
            <w:r>
              <w:rPr>
                <w:spacing w:val="-4"/>
                <w:sz w:val="16"/>
              </w:rPr>
              <w:t>URL</w:t>
            </w:r>
            <w:r>
              <w:rPr>
                <w:spacing w:val="-4"/>
                <w:sz w:val="20"/>
              </w:rPr>
              <w:t>:</w:t>
            </w:r>
          </w:p>
        </w:tc>
        <w:tc>
          <w:tcPr>
            <w:tcW w:w="552" w:type="dxa"/>
          </w:tcPr>
          <w:p w14:paraId="5EEA79FA" w14:textId="77777777" w:rsidR="00497208" w:rsidRDefault="00497208">
            <w:pPr>
              <w:pStyle w:val="TableParagraph"/>
              <w:spacing w:line="240" w:lineRule="auto"/>
              <w:rPr>
                <w:sz w:val="16"/>
              </w:rPr>
            </w:pPr>
          </w:p>
        </w:tc>
        <w:tc>
          <w:tcPr>
            <w:tcW w:w="4641" w:type="dxa"/>
          </w:tcPr>
          <w:p w14:paraId="5EEA79FB" w14:textId="77777777" w:rsidR="00497208" w:rsidRDefault="007C7D88">
            <w:pPr>
              <w:pStyle w:val="TableParagraph"/>
              <w:ind w:left="97"/>
              <w:rPr>
                <w:sz w:val="20"/>
              </w:rPr>
            </w:pPr>
            <w:bookmarkStart w:id="247" w:name="_bookmark22"/>
            <w:bookmarkEnd w:id="247"/>
            <w:r>
              <w:rPr>
                <w:sz w:val="20"/>
              </w:rPr>
              <w:t>04/02/2025).</w:t>
            </w:r>
            <w:r>
              <w:rPr>
                <w:spacing w:val="5"/>
                <w:sz w:val="20"/>
              </w:rPr>
              <w:t xml:space="preserve"> </w:t>
            </w:r>
            <w:r>
              <w:rPr>
                <w:sz w:val="20"/>
              </w:rPr>
              <w:t>Pre-</w:t>
            </w:r>
            <w:r>
              <w:rPr>
                <w:spacing w:val="-2"/>
                <w:sz w:val="20"/>
              </w:rPr>
              <w:t>published.</w:t>
            </w:r>
          </w:p>
        </w:tc>
      </w:tr>
      <w:tr w:rsidR="00497208" w14:paraId="5EEA7A01" w14:textId="77777777">
        <w:trPr>
          <w:trHeight w:val="239"/>
        </w:trPr>
        <w:tc>
          <w:tcPr>
            <w:tcW w:w="482" w:type="dxa"/>
          </w:tcPr>
          <w:p w14:paraId="5EEA79FD" w14:textId="77777777" w:rsidR="00497208" w:rsidRDefault="00497208">
            <w:pPr>
              <w:pStyle w:val="TableParagraph"/>
              <w:spacing w:line="240" w:lineRule="auto"/>
              <w:rPr>
                <w:sz w:val="16"/>
              </w:rPr>
            </w:pPr>
          </w:p>
        </w:tc>
        <w:bookmarkStart w:id="248" w:name="_bookmark23"/>
        <w:bookmarkEnd w:id="248"/>
        <w:tc>
          <w:tcPr>
            <w:tcW w:w="4710" w:type="dxa"/>
          </w:tcPr>
          <w:p w14:paraId="5EEA79FE" w14:textId="77777777" w:rsidR="00497208" w:rsidRDefault="007C7D88">
            <w:pPr>
              <w:pStyle w:val="TableParagraph"/>
              <w:ind w:left="99"/>
              <w:rPr>
                <w:sz w:val="20"/>
              </w:rPr>
            </w:pPr>
            <w:r>
              <w:fldChar w:fldCharType="begin"/>
            </w:r>
            <w:r>
              <w:instrText>HYPERLINK "http://arxiv.org/abs/1905.04757" \h</w:instrText>
            </w:r>
            <w:r>
              <w:fldChar w:fldCharType="separate"/>
            </w:r>
            <w:r>
              <w:rPr>
                <w:spacing w:val="-2"/>
                <w:sz w:val="20"/>
              </w:rPr>
              <w:t>http://arxiv.org/abs/1905.04757</w:t>
            </w:r>
            <w:r>
              <w:fldChar w:fldCharType="end"/>
            </w:r>
            <w:r>
              <w:rPr>
                <w:spacing w:val="13"/>
                <w:sz w:val="20"/>
              </w:rPr>
              <w:t xml:space="preserve"> </w:t>
            </w:r>
            <w:r>
              <w:rPr>
                <w:spacing w:val="-2"/>
                <w:sz w:val="20"/>
              </w:rPr>
              <w:t>(visited</w:t>
            </w:r>
            <w:r>
              <w:rPr>
                <w:spacing w:val="14"/>
                <w:sz w:val="20"/>
              </w:rPr>
              <w:t xml:space="preserve"> </w:t>
            </w:r>
            <w:r>
              <w:rPr>
                <w:spacing w:val="-2"/>
                <w:sz w:val="20"/>
              </w:rPr>
              <w:t>on</w:t>
            </w:r>
            <w:r>
              <w:rPr>
                <w:spacing w:val="14"/>
                <w:sz w:val="20"/>
              </w:rPr>
              <w:t xml:space="preserve"> </w:t>
            </w:r>
            <w:r>
              <w:rPr>
                <w:spacing w:val="-2"/>
                <w:sz w:val="20"/>
              </w:rPr>
              <w:t>01/24/2025).</w:t>
            </w:r>
          </w:p>
        </w:tc>
        <w:tc>
          <w:tcPr>
            <w:tcW w:w="552" w:type="dxa"/>
          </w:tcPr>
          <w:p w14:paraId="5EEA79FF" w14:textId="77777777" w:rsidR="00497208" w:rsidRDefault="007C7D88">
            <w:pPr>
              <w:pStyle w:val="TableParagraph"/>
              <w:ind w:left="16"/>
              <w:jc w:val="center"/>
              <w:rPr>
                <w:sz w:val="20"/>
              </w:rPr>
            </w:pPr>
            <w:r>
              <w:rPr>
                <w:spacing w:val="-4"/>
                <w:sz w:val="20"/>
              </w:rPr>
              <w:t>[19]</w:t>
            </w:r>
          </w:p>
        </w:tc>
        <w:tc>
          <w:tcPr>
            <w:tcW w:w="4641" w:type="dxa"/>
          </w:tcPr>
          <w:p w14:paraId="5EEA7A00" w14:textId="77777777" w:rsidR="00497208" w:rsidRDefault="007C7D88">
            <w:pPr>
              <w:pStyle w:val="TableParagraph"/>
              <w:ind w:left="97"/>
              <w:rPr>
                <w:i/>
                <w:sz w:val="20"/>
              </w:rPr>
            </w:pPr>
            <w:r>
              <w:rPr>
                <w:sz w:val="20"/>
              </w:rPr>
              <w:t>Jiang</w:t>
            </w:r>
            <w:r>
              <w:rPr>
                <w:spacing w:val="-12"/>
                <w:sz w:val="20"/>
              </w:rPr>
              <w:t xml:space="preserve"> </w:t>
            </w:r>
            <w:r>
              <w:rPr>
                <w:sz w:val="20"/>
              </w:rPr>
              <w:t>wang</w:t>
            </w:r>
            <w:r>
              <w:rPr>
                <w:spacing w:val="-11"/>
                <w:sz w:val="20"/>
              </w:rPr>
              <w:t xml:space="preserve"> </w:t>
            </w:r>
            <w:r>
              <w:rPr>
                <w:sz w:val="20"/>
              </w:rPr>
              <w:t>et</w:t>
            </w:r>
            <w:r>
              <w:rPr>
                <w:spacing w:val="-12"/>
                <w:sz w:val="20"/>
              </w:rPr>
              <w:t xml:space="preserve"> </w:t>
            </w:r>
            <w:r>
              <w:rPr>
                <w:sz w:val="20"/>
              </w:rPr>
              <w:t>al.</w:t>
            </w:r>
            <w:r>
              <w:rPr>
                <w:spacing w:val="-11"/>
                <w:sz w:val="20"/>
              </w:rPr>
              <w:t xml:space="preserve"> </w:t>
            </w:r>
            <w:r>
              <w:rPr>
                <w:i/>
                <w:sz w:val="20"/>
              </w:rPr>
              <w:t>Cross-View</w:t>
            </w:r>
            <w:r>
              <w:rPr>
                <w:i/>
                <w:spacing w:val="-11"/>
                <w:sz w:val="20"/>
              </w:rPr>
              <w:t xml:space="preserve"> </w:t>
            </w:r>
            <w:r>
              <w:rPr>
                <w:i/>
                <w:sz w:val="20"/>
              </w:rPr>
              <w:t>Action</w:t>
            </w:r>
            <w:r>
              <w:rPr>
                <w:i/>
                <w:spacing w:val="-12"/>
                <w:sz w:val="20"/>
              </w:rPr>
              <w:t xml:space="preserve"> </w:t>
            </w:r>
            <w:r>
              <w:rPr>
                <w:i/>
                <w:sz w:val="20"/>
              </w:rPr>
              <w:t>Modeling,</w:t>
            </w:r>
            <w:r>
              <w:rPr>
                <w:i/>
                <w:spacing w:val="-11"/>
                <w:sz w:val="20"/>
              </w:rPr>
              <w:t xml:space="preserve"> </w:t>
            </w:r>
            <w:r>
              <w:rPr>
                <w:i/>
                <w:spacing w:val="-2"/>
                <w:sz w:val="20"/>
              </w:rPr>
              <w:t>Learning</w:t>
            </w:r>
          </w:p>
        </w:tc>
      </w:tr>
      <w:tr w:rsidR="00497208" w14:paraId="5EEA7A06" w14:textId="77777777">
        <w:trPr>
          <w:trHeight w:val="239"/>
        </w:trPr>
        <w:tc>
          <w:tcPr>
            <w:tcW w:w="482" w:type="dxa"/>
          </w:tcPr>
          <w:p w14:paraId="5EEA7A02" w14:textId="77777777" w:rsidR="00497208" w:rsidRDefault="007C7D88">
            <w:pPr>
              <w:pStyle w:val="TableParagraph"/>
              <w:ind w:right="98"/>
              <w:jc w:val="right"/>
              <w:rPr>
                <w:sz w:val="20"/>
              </w:rPr>
            </w:pPr>
            <w:r>
              <w:rPr>
                <w:spacing w:val="-5"/>
                <w:sz w:val="20"/>
              </w:rPr>
              <w:t>[9]</w:t>
            </w:r>
          </w:p>
        </w:tc>
        <w:tc>
          <w:tcPr>
            <w:tcW w:w="4710" w:type="dxa"/>
          </w:tcPr>
          <w:p w14:paraId="5EEA7A03" w14:textId="77777777" w:rsidR="00497208" w:rsidRDefault="007C7D88">
            <w:pPr>
              <w:pStyle w:val="TableParagraph"/>
              <w:ind w:left="99"/>
              <w:rPr>
                <w:i/>
                <w:sz w:val="20"/>
              </w:rPr>
            </w:pPr>
            <w:r>
              <w:rPr>
                <w:sz w:val="20"/>
              </w:rPr>
              <w:t>Ziyu</w:t>
            </w:r>
            <w:r>
              <w:rPr>
                <w:spacing w:val="67"/>
                <w:sz w:val="20"/>
              </w:rPr>
              <w:t xml:space="preserve"> </w:t>
            </w:r>
            <w:r>
              <w:rPr>
                <w:sz w:val="20"/>
              </w:rPr>
              <w:t>Liu</w:t>
            </w:r>
            <w:r>
              <w:rPr>
                <w:spacing w:val="68"/>
                <w:sz w:val="20"/>
              </w:rPr>
              <w:t xml:space="preserve"> </w:t>
            </w:r>
            <w:r>
              <w:rPr>
                <w:sz w:val="20"/>
              </w:rPr>
              <w:t>et</w:t>
            </w:r>
            <w:r>
              <w:rPr>
                <w:spacing w:val="67"/>
                <w:sz w:val="20"/>
              </w:rPr>
              <w:t xml:space="preserve"> </w:t>
            </w:r>
            <w:r>
              <w:rPr>
                <w:sz w:val="20"/>
              </w:rPr>
              <w:t>al.</w:t>
            </w:r>
            <w:r>
              <w:rPr>
                <w:spacing w:val="68"/>
                <w:sz w:val="20"/>
              </w:rPr>
              <w:t xml:space="preserve"> </w:t>
            </w:r>
            <w:r>
              <w:rPr>
                <w:i/>
                <w:sz w:val="20"/>
              </w:rPr>
              <w:t>Disentangling</w:t>
            </w:r>
            <w:r>
              <w:rPr>
                <w:i/>
                <w:spacing w:val="67"/>
                <w:sz w:val="20"/>
              </w:rPr>
              <w:t xml:space="preserve"> </w:t>
            </w:r>
            <w:r>
              <w:rPr>
                <w:i/>
                <w:sz w:val="20"/>
              </w:rPr>
              <w:t>and</w:t>
            </w:r>
            <w:r>
              <w:rPr>
                <w:i/>
                <w:spacing w:val="68"/>
                <w:sz w:val="20"/>
              </w:rPr>
              <w:t xml:space="preserve"> </w:t>
            </w:r>
            <w:r>
              <w:rPr>
                <w:i/>
                <w:sz w:val="20"/>
              </w:rPr>
              <w:t>Unifying</w:t>
            </w:r>
            <w:r>
              <w:rPr>
                <w:i/>
                <w:spacing w:val="67"/>
                <w:sz w:val="20"/>
              </w:rPr>
              <w:t xml:space="preserve"> </w:t>
            </w:r>
            <w:r>
              <w:rPr>
                <w:i/>
                <w:spacing w:val="-2"/>
                <w:sz w:val="20"/>
              </w:rPr>
              <w:t>Graph</w:t>
            </w:r>
          </w:p>
        </w:tc>
        <w:tc>
          <w:tcPr>
            <w:tcW w:w="552" w:type="dxa"/>
          </w:tcPr>
          <w:p w14:paraId="5EEA7A04" w14:textId="77777777" w:rsidR="00497208" w:rsidRDefault="00497208">
            <w:pPr>
              <w:pStyle w:val="TableParagraph"/>
              <w:spacing w:line="240" w:lineRule="auto"/>
              <w:rPr>
                <w:sz w:val="16"/>
              </w:rPr>
            </w:pPr>
          </w:p>
        </w:tc>
        <w:tc>
          <w:tcPr>
            <w:tcW w:w="4641" w:type="dxa"/>
          </w:tcPr>
          <w:p w14:paraId="5EEA7A05" w14:textId="77777777" w:rsidR="00497208" w:rsidRDefault="007C7D88">
            <w:pPr>
              <w:pStyle w:val="TableParagraph"/>
              <w:ind w:left="97"/>
              <w:rPr>
                <w:sz w:val="20"/>
              </w:rPr>
            </w:pPr>
            <w:r>
              <w:rPr>
                <w:i/>
                <w:sz w:val="20"/>
              </w:rPr>
              <w:t>and</w:t>
            </w:r>
            <w:r>
              <w:rPr>
                <w:i/>
                <w:spacing w:val="21"/>
                <w:sz w:val="20"/>
              </w:rPr>
              <w:t xml:space="preserve"> </w:t>
            </w:r>
            <w:r>
              <w:rPr>
                <w:i/>
                <w:sz w:val="20"/>
              </w:rPr>
              <w:t>Recognition</w:t>
            </w:r>
            <w:r>
              <w:rPr>
                <w:sz w:val="20"/>
              </w:rPr>
              <w:t>.</w:t>
            </w:r>
            <w:r>
              <w:rPr>
                <w:spacing w:val="22"/>
                <w:sz w:val="20"/>
              </w:rPr>
              <w:t xml:space="preserve"> </w:t>
            </w:r>
            <w:r>
              <w:rPr>
                <w:sz w:val="20"/>
              </w:rPr>
              <w:t>May</w:t>
            </w:r>
            <w:r>
              <w:rPr>
                <w:spacing w:val="21"/>
                <w:sz w:val="20"/>
              </w:rPr>
              <w:t xml:space="preserve"> </w:t>
            </w:r>
            <w:r>
              <w:rPr>
                <w:sz w:val="20"/>
              </w:rPr>
              <w:t>12,</w:t>
            </w:r>
            <w:r>
              <w:rPr>
                <w:spacing w:val="22"/>
                <w:sz w:val="20"/>
              </w:rPr>
              <w:t xml:space="preserve"> </w:t>
            </w:r>
            <w:r>
              <w:rPr>
                <w:sz w:val="20"/>
              </w:rPr>
              <w:t>2014.</w:t>
            </w:r>
            <w:r>
              <w:rPr>
                <w:spacing w:val="27"/>
                <w:sz w:val="20"/>
              </w:rPr>
              <w:t xml:space="preserve"> </w:t>
            </w:r>
            <w:r>
              <w:rPr>
                <w:sz w:val="16"/>
              </w:rPr>
              <w:t>DOI</w:t>
            </w:r>
            <w:r>
              <w:rPr>
                <w:sz w:val="20"/>
              </w:rPr>
              <w:t>:</w:t>
            </w:r>
            <w:r>
              <w:rPr>
                <w:spacing w:val="21"/>
                <w:sz w:val="20"/>
              </w:rPr>
              <w:t xml:space="preserve"> </w:t>
            </w:r>
            <w:hyperlink r:id="rId57">
              <w:r>
                <w:rPr>
                  <w:spacing w:val="-2"/>
                  <w:sz w:val="20"/>
                </w:rPr>
                <w:t>10.48550/</w:t>
              </w:r>
              <w:proofErr w:type="spellStart"/>
              <w:r>
                <w:rPr>
                  <w:spacing w:val="-2"/>
                  <w:sz w:val="20"/>
                </w:rPr>
                <w:t>arXiv</w:t>
              </w:r>
              <w:proofErr w:type="spellEnd"/>
              <w:r>
                <w:rPr>
                  <w:spacing w:val="-2"/>
                  <w:sz w:val="20"/>
                </w:rPr>
                <w:t>.</w:t>
              </w:r>
            </w:hyperlink>
          </w:p>
        </w:tc>
      </w:tr>
      <w:tr w:rsidR="00497208" w14:paraId="5EEA7A0B" w14:textId="77777777">
        <w:trPr>
          <w:trHeight w:val="239"/>
        </w:trPr>
        <w:tc>
          <w:tcPr>
            <w:tcW w:w="482" w:type="dxa"/>
          </w:tcPr>
          <w:p w14:paraId="5EEA7A07" w14:textId="77777777" w:rsidR="00497208" w:rsidRDefault="00497208">
            <w:pPr>
              <w:pStyle w:val="TableParagraph"/>
              <w:spacing w:line="240" w:lineRule="auto"/>
              <w:rPr>
                <w:sz w:val="16"/>
              </w:rPr>
            </w:pPr>
          </w:p>
        </w:tc>
        <w:tc>
          <w:tcPr>
            <w:tcW w:w="4710" w:type="dxa"/>
          </w:tcPr>
          <w:p w14:paraId="5EEA7A08" w14:textId="77777777" w:rsidR="00497208" w:rsidRDefault="007C7D88">
            <w:pPr>
              <w:pStyle w:val="TableParagraph"/>
              <w:ind w:left="99"/>
              <w:rPr>
                <w:sz w:val="20"/>
              </w:rPr>
            </w:pPr>
            <w:r>
              <w:rPr>
                <w:i/>
                <w:sz w:val="20"/>
              </w:rPr>
              <w:t>Convolutions</w:t>
            </w:r>
            <w:r>
              <w:rPr>
                <w:i/>
                <w:spacing w:val="50"/>
                <w:sz w:val="20"/>
              </w:rPr>
              <w:t xml:space="preserve"> </w:t>
            </w:r>
            <w:r>
              <w:rPr>
                <w:i/>
                <w:sz w:val="20"/>
              </w:rPr>
              <w:t>for</w:t>
            </w:r>
            <w:r>
              <w:rPr>
                <w:i/>
                <w:spacing w:val="51"/>
                <w:sz w:val="20"/>
              </w:rPr>
              <w:t xml:space="preserve"> </w:t>
            </w:r>
            <w:r>
              <w:rPr>
                <w:i/>
                <w:sz w:val="20"/>
              </w:rPr>
              <w:t>Skeleton-Based</w:t>
            </w:r>
            <w:r>
              <w:rPr>
                <w:i/>
                <w:spacing w:val="51"/>
                <w:sz w:val="20"/>
              </w:rPr>
              <w:t xml:space="preserve"> </w:t>
            </w:r>
            <w:r>
              <w:rPr>
                <w:i/>
                <w:sz w:val="20"/>
              </w:rPr>
              <w:t>Action</w:t>
            </w:r>
            <w:r>
              <w:rPr>
                <w:i/>
                <w:spacing w:val="51"/>
                <w:sz w:val="20"/>
              </w:rPr>
              <w:t xml:space="preserve"> </w:t>
            </w:r>
            <w:r>
              <w:rPr>
                <w:i/>
                <w:spacing w:val="-2"/>
                <w:sz w:val="20"/>
              </w:rPr>
              <w:t>Recognition</w:t>
            </w:r>
            <w:r>
              <w:rPr>
                <w:spacing w:val="-2"/>
                <w:sz w:val="20"/>
              </w:rPr>
              <w:t>.</w:t>
            </w:r>
          </w:p>
        </w:tc>
        <w:tc>
          <w:tcPr>
            <w:tcW w:w="552" w:type="dxa"/>
          </w:tcPr>
          <w:p w14:paraId="5EEA7A09" w14:textId="77777777" w:rsidR="00497208" w:rsidRDefault="00497208">
            <w:pPr>
              <w:pStyle w:val="TableParagraph"/>
              <w:spacing w:line="240" w:lineRule="auto"/>
              <w:rPr>
                <w:sz w:val="16"/>
              </w:rPr>
            </w:pPr>
          </w:p>
        </w:tc>
        <w:tc>
          <w:tcPr>
            <w:tcW w:w="4641" w:type="dxa"/>
          </w:tcPr>
          <w:p w14:paraId="5EEA7A0A" w14:textId="77777777" w:rsidR="00497208" w:rsidRDefault="007C7D88">
            <w:pPr>
              <w:pStyle w:val="TableParagraph"/>
              <w:ind w:left="97"/>
              <w:rPr>
                <w:sz w:val="20"/>
              </w:rPr>
            </w:pPr>
            <w:hyperlink r:id="rId58">
              <w:proofErr w:type="gramStart"/>
              <w:r>
                <w:rPr>
                  <w:sz w:val="20"/>
                </w:rPr>
                <w:t>1405</w:t>
              </w:r>
              <w:r>
                <w:rPr>
                  <w:spacing w:val="-9"/>
                  <w:sz w:val="20"/>
                </w:rPr>
                <w:t xml:space="preserve"> </w:t>
              </w:r>
              <w:r>
                <w:rPr>
                  <w:sz w:val="20"/>
                </w:rPr>
                <w:t>.</w:t>
              </w:r>
              <w:proofErr w:type="gramEnd"/>
              <w:r>
                <w:rPr>
                  <w:spacing w:val="-9"/>
                  <w:sz w:val="20"/>
                </w:rPr>
                <w:t xml:space="preserve"> </w:t>
              </w:r>
              <w:r>
                <w:rPr>
                  <w:sz w:val="20"/>
                </w:rPr>
                <w:t>2941.</w:t>
              </w:r>
            </w:hyperlink>
            <w:r>
              <w:rPr>
                <w:spacing w:val="55"/>
                <w:sz w:val="20"/>
              </w:rPr>
              <w:t xml:space="preserve"> </w:t>
            </w:r>
            <w:proofErr w:type="spellStart"/>
            <w:r>
              <w:rPr>
                <w:sz w:val="20"/>
              </w:rPr>
              <w:t>arXiv</w:t>
            </w:r>
            <w:proofErr w:type="spellEnd"/>
            <w:r>
              <w:rPr>
                <w:sz w:val="20"/>
              </w:rPr>
              <w:t>:</w:t>
            </w:r>
            <w:r>
              <w:rPr>
                <w:spacing w:val="55"/>
                <w:sz w:val="20"/>
              </w:rPr>
              <w:t xml:space="preserve"> </w:t>
            </w:r>
            <w:hyperlink r:id="rId59">
              <w:proofErr w:type="gramStart"/>
              <w:r>
                <w:rPr>
                  <w:sz w:val="20"/>
                </w:rPr>
                <w:t>1405</w:t>
              </w:r>
              <w:r>
                <w:rPr>
                  <w:spacing w:val="-9"/>
                  <w:sz w:val="20"/>
                </w:rPr>
                <w:t xml:space="preserve"> </w:t>
              </w:r>
              <w:r>
                <w:rPr>
                  <w:sz w:val="20"/>
                </w:rPr>
                <w:t>.</w:t>
              </w:r>
              <w:proofErr w:type="gramEnd"/>
              <w:r>
                <w:rPr>
                  <w:spacing w:val="-9"/>
                  <w:sz w:val="20"/>
                </w:rPr>
                <w:t xml:space="preserve"> </w:t>
              </w:r>
              <w:r>
                <w:rPr>
                  <w:sz w:val="20"/>
                </w:rPr>
                <w:t>2941</w:t>
              </w:r>
              <w:r>
                <w:rPr>
                  <w:spacing w:val="54"/>
                  <w:sz w:val="20"/>
                </w:rPr>
                <w:t xml:space="preserve"> </w:t>
              </w:r>
              <w:r>
                <w:rPr>
                  <w:rFonts w:ascii="Courier New"/>
                  <w:sz w:val="20"/>
                </w:rPr>
                <w:t>[cs]</w:t>
              </w:r>
            </w:hyperlink>
            <w:r>
              <w:rPr>
                <w:sz w:val="20"/>
              </w:rPr>
              <w:t>.</w:t>
            </w:r>
            <w:r>
              <w:rPr>
                <w:spacing w:val="60"/>
                <w:sz w:val="20"/>
              </w:rPr>
              <w:t xml:space="preserve"> </w:t>
            </w:r>
            <w:r>
              <w:rPr>
                <w:sz w:val="16"/>
              </w:rPr>
              <w:t>URL</w:t>
            </w:r>
            <w:r>
              <w:rPr>
                <w:sz w:val="20"/>
              </w:rPr>
              <w:t>:</w:t>
            </w:r>
            <w:r>
              <w:rPr>
                <w:spacing w:val="54"/>
                <w:sz w:val="20"/>
              </w:rPr>
              <w:t xml:space="preserve"> </w:t>
            </w:r>
            <w:hyperlink r:id="rId60">
              <w:proofErr w:type="gramStart"/>
              <w:r>
                <w:rPr>
                  <w:sz w:val="20"/>
                </w:rPr>
                <w:t>http</w:t>
              </w:r>
              <w:r>
                <w:rPr>
                  <w:spacing w:val="-8"/>
                  <w:sz w:val="20"/>
                </w:rPr>
                <w:t xml:space="preserve"> </w:t>
              </w:r>
              <w:r>
                <w:rPr>
                  <w:sz w:val="20"/>
                </w:rPr>
                <w:t>:</w:t>
              </w:r>
              <w:proofErr w:type="gramEnd"/>
              <w:r>
                <w:rPr>
                  <w:spacing w:val="-9"/>
                  <w:sz w:val="20"/>
                </w:rPr>
                <w:t xml:space="preserve"> </w:t>
              </w:r>
              <w:r>
                <w:rPr>
                  <w:sz w:val="20"/>
                </w:rPr>
                <w:t>/</w:t>
              </w:r>
              <w:r>
                <w:rPr>
                  <w:spacing w:val="-9"/>
                  <w:sz w:val="20"/>
                </w:rPr>
                <w:t xml:space="preserve"> </w:t>
              </w:r>
              <w:r>
                <w:rPr>
                  <w:spacing w:val="-10"/>
                  <w:sz w:val="20"/>
                </w:rPr>
                <w:t>/</w:t>
              </w:r>
            </w:hyperlink>
          </w:p>
        </w:tc>
      </w:tr>
      <w:tr w:rsidR="00497208" w14:paraId="5EEA7A10" w14:textId="77777777">
        <w:trPr>
          <w:trHeight w:val="239"/>
        </w:trPr>
        <w:tc>
          <w:tcPr>
            <w:tcW w:w="482" w:type="dxa"/>
          </w:tcPr>
          <w:p w14:paraId="5EEA7A0C" w14:textId="77777777" w:rsidR="00497208" w:rsidRDefault="00497208">
            <w:pPr>
              <w:pStyle w:val="TableParagraph"/>
              <w:spacing w:line="240" w:lineRule="auto"/>
              <w:rPr>
                <w:sz w:val="16"/>
              </w:rPr>
            </w:pPr>
          </w:p>
        </w:tc>
        <w:tc>
          <w:tcPr>
            <w:tcW w:w="4710" w:type="dxa"/>
          </w:tcPr>
          <w:p w14:paraId="5EEA7A0D" w14:textId="77777777" w:rsidR="00497208" w:rsidRDefault="007C7D88">
            <w:pPr>
              <w:pStyle w:val="TableParagraph"/>
              <w:ind w:left="99"/>
              <w:rPr>
                <w:sz w:val="20"/>
              </w:rPr>
            </w:pPr>
            <w:r>
              <w:rPr>
                <w:sz w:val="20"/>
              </w:rPr>
              <w:t>May</w:t>
            </w:r>
            <w:r>
              <w:rPr>
                <w:spacing w:val="41"/>
                <w:sz w:val="20"/>
              </w:rPr>
              <w:t xml:space="preserve"> </w:t>
            </w:r>
            <w:r>
              <w:rPr>
                <w:sz w:val="20"/>
              </w:rPr>
              <w:t>19,</w:t>
            </w:r>
            <w:r>
              <w:rPr>
                <w:spacing w:val="41"/>
                <w:sz w:val="20"/>
              </w:rPr>
              <w:t xml:space="preserve"> </w:t>
            </w:r>
            <w:r>
              <w:rPr>
                <w:sz w:val="20"/>
              </w:rPr>
              <w:t>2020.</w:t>
            </w:r>
            <w:r>
              <w:rPr>
                <w:spacing w:val="41"/>
                <w:sz w:val="20"/>
              </w:rPr>
              <w:t xml:space="preserve"> </w:t>
            </w:r>
            <w:proofErr w:type="spellStart"/>
            <w:r>
              <w:rPr>
                <w:sz w:val="20"/>
              </w:rPr>
              <w:t>arXiv</w:t>
            </w:r>
            <w:proofErr w:type="spellEnd"/>
            <w:r>
              <w:rPr>
                <w:sz w:val="20"/>
              </w:rPr>
              <w:t>:</w:t>
            </w:r>
            <w:r>
              <w:rPr>
                <w:spacing w:val="41"/>
                <w:sz w:val="20"/>
              </w:rPr>
              <w:t xml:space="preserve"> </w:t>
            </w:r>
            <w:hyperlink r:id="rId61">
              <w:r>
                <w:rPr>
                  <w:sz w:val="20"/>
                </w:rPr>
                <w:t>2003.14111</w:t>
              </w:r>
              <w:r>
                <w:rPr>
                  <w:spacing w:val="42"/>
                  <w:sz w:val="20"/>
                </w:rPr>
                <w:t xml:space="preserve"> </w:t>
              </w:r>
              <w:r>
                <w:rPr>
                  <w:rFonts w:ascii="Courier New"/>
                  <w:sz w:val="20"/>
                </w:rPr>
                <w:t>[cs]</w:t>
              </w:r>
            </w:hyperlink>
            <w:r>
              <w:rPr>
                <w:sz w:val="20"/>
              </w:rPr>
              <w:t>.</w:t>
            </w:r>
            <w:r>
              <w:rPr>
                <w:spacing w:val="46"/>
                <w:sz w:val="20"/>
              </w:rPr>
              <w:t xml:space="preserve"> </w:t>
            </w:r>
            <w:r>
              <w:rPr>
                <w:sz w:val="16"/>
              </w:rPr>
              <w:t>URL</w:t>
            </w:r>
            <w:r>
              <w:rPr>
                <w:sz w:val="20"/>
              </w:rPr>
              <w:t>:</w:t>
            </w:r>
            <w:r>
              <w:rPr>
                <w:spacing w:val="41"/>
                <w:sz w:val="20"/>
              </w:rPr>
              <w:t xml:space="preserve"> </w:t>
            </w:r>
            <w:hyperlink r:id="rId62">
              <w:r>
                <w:rPr>
                  <w:spacing w:val="-2"/>
                  <w:sz w:val="20"/>
                </w:rPr>
                <w:t>http:</w:t>
              </w:r>
            </w:hyperlink>
          </w:p>
        </w:tc>
        <w:tc>
          <w:tcPr>
            <w:tcW w:w="552" w:type="dxa"/>
          </w:tcPr>
          <w:p w14:paraId="5EEA7A0E" w14:textId="77777777" w:rsidR="00497208" w:rsidRDefault="00497208">
            <w:pPr>
              <w:pStyle w:val="TableParagraph"/>
              <w:spacing w:line="240" w:lineRule="auto"/>
              <w:rPr>
                <w:sz w:val="16"/>
              </w:rPr>
            </w:pPr>
          </w:p>
        </w:tc>
        <w:tc>
          <w:tcPr>
            <w:tcW w:w="4641" w:type="dxa"/>
          </w:tcPr>
          <w:p w14:paraId="5EEA7A0F" w14:textId="77777777" w:rsidR="00497208" w:rsidRDefault="007C7D88">
            <w:pPr>
              <w:pStyle w:val="TableParagraph"/>
              <w:ind w:left="97"/>
              <w:rPr>
                <w:sz w:val="20"/>
              </w:rPr>
            </w:pPr>
            <w:hyperlink r:id="rId63">
              <w:r>
                <w:rPr>
                  <w:sz w:val="20"/>
                </w:rPr>
                <w:t>arxiv.org/abs/1405.2941</w:t>
              </w:r>
            </w:hyperlink>
            <w:r>
              <w:rPr>
                <w:spacing w:val="36"/>
                <w:sz w:val="20"/>
              </w:rPr>
              <w:t xml:space="preserve"> </w:t>
            </w:r>
            <w:r>
              <w:rPr>
                <w:sz w:val="20"/>
              </w:rPr>
              <w:t>(visited</w:t>
            </w:r>
            <w:r>
              <w:rPr>
                <w:spacing w:val="36"/>
                <w:sz w:val="20"/>
              </w:rPr>
              <w:t xml:space="preserve"> </w:t>
            </w:r>
            <w:r>
              <w:rPr>
                <w:sz w:val="20"/>
              </w:rPr>
              <w:t>on</w:t>
            </w:r>
            <w:r>
              <w:rPr>
                <w:spacing w:val="37"/>
                <w:sz w:val="20"/>
              </w:rPr>
              <w:t xml:space="preserve"> </w:t>
            </w:r>
            <w:r>
              <w:rPr>
                <w:sz w:val="20"/>
              </w:rPr>
              <w:t>04/15/2025).</w:t>
            </w:r>
            <w:r>
              <w:rPr>
                <w:spacing w:val="36"/>
                <w:sz w:val="20"/>
              </w:rPr>
              <w:t xml:space="preserve"> </w:t>
            </w:r>
            <w:r>
              <w:rPr>
                <w:spacing w:val="-4"/>
                <w:sz w:val="20"/>
              </w:rPr>
              <w:t>Pre-</w:t>
            </w:r>
          </w:p>
        </w:tc>
      </w:tr>
      <w:tr w:rsidR="00497208" w14:paraId="5EEA7A15" w14:textId="77777777">
        <w:trPr>
          <w:trHeight w:val="239"/>
        </w:trPr>
        <w:tc>
          <w:tcPr>
            <w:tcW w:w="482" w:type="dxa"/>
          </w:tcPr>
          <w:p w14:paraId="5EEA7A11" w14:textId="77777777" w:rsidR="00497208" w:rsidRDefault="00497208">
            <w:pPr>
              <w:pStyle w:val="TableParagraph"/>
              <w:spacing w:line="240" w:lineRule="auto"/>
              <w:rPr>
                <w:sz w:val="16"/>
              </w:rPr>
            </w:pPr>
          </w:p>
        </w:tc>
        <w:tc>
          <w:tcPr>
            <w:tcW w:w="4710" w:type="dxa"/>
          </w:tcPr>
          <w:p w14:paraId="5EEA7A12" w14:textId="77777777" w:rsidR="00497208" w:rsidRDefault="007C7D88">
            <w:pPr>
              <w:pStyle w:val="TableParagraph"/>
              <w:ind w:left="99"/>
              <w:rPr>
                <w:sz w:val="20"/>
              </w:rPr>
            </w:pPr>
            <w:hyperlink r:id="rId64">
              <w:r>
                <w:rPr>
                  <w:sz w:val="20"/>
                </w:rPr>
                <w:t>/</w:t>
              </w:r>
              <w:r>
                <w:rPr>
                  <w:spacing w:val="-25"/>
                  <w:sz w:val="20"/>
                </w:rPr>
                <w:t xml:space="preserve"> </w:t>
              </w:r>
              <w:r>
                <w:rPr>
                  <w:sz w:val="20"/>
                </w:rPr>
                <w:t>/</w:t>
              </w:r>
              <w:r>
                <w:rPr>
                  <w:spacing w:val="-25"/>
                  <w:sz w:val="20"/>
                </w:rPr>
                <w:t xml:space="preserve"> </w:t>
              </w:r>
              <w:proofErr w:type="spellStart"/>
              <w:r>
                <w:rPr>
                  <w:sz w:val="20"/>
                </w:rPr>
                <w:t>arxiv</w:t>
              </w:r>
              <w:proofErr w:type="spellEnd"/>
              <w:r>
                <w:rPr>
                  <w:sz w:val="20"/>
                </w:rPr>
                <w:t>.</w:t>
              </w:r>
              <w:r>
                <w:rPr>
                  <w:spacing w:val="-25"/>
                  <w:sz w:val="20"/>
                </w:rPr>
                <w:t xml:space="preserve"> </w:t>
              </w:r>
              <w:r>
                <w:rPr>
                  <w:sz w:val="20"/>
                </w:rPr>
                <w:t>org</w:t>
              </w:r>
              <w:r>
                <w:rPr>
                  <w:spacing w:val="-25"/>
                  <w:sz w:val="20"/>
                </w:rPr>
                <w:t xml:space="preserve"> </w:t>
              </w:r>
              <w:r>
                <w:rPr>
                  <w:sz w:val="20"/>
                </w:rPr>
                <w:t>/</w:t>
              </w:r>
              <w:r>
                <w:rPr>
                  <w:spacing w:val="-25"/>
                  <w:sz w:val="20"/>
                </w:rPr>
                <w:t xml:space="preserve"> </w:t>
              </w:r>
              <w:r>
                <w:rPr>
                  <w:sz w:val="20"/>
                </w:rPr>
                <w:t>abs</w:t>
              </w:r>
              <w:r>
                <w:rPr>
                  <w:spacing w:val="-25"/>
                  <w:sz w:val="20"/>
                </w:rPr>
                <w:t xml:space="preserve"> </w:t>
              </w:r>
              <w:r>
                <w:rPr>
                  <w:sz w:val="20"/>
                </w:rPr>
                <w:t>/</w:t>
              </w:r>
              <w:r>
                <w:rPr>
                  <w:spacing w:val="-25"/>
                  <w:sz w:val="20"/>
                </w:rPr>
                <w:t xml:space="preserve"> </w:t>
              </w:r>
              <w:proofErr w:type="gramStart"/>
              <w:r>
                <w:rPr>
                  <w:sz w:val="20"/>
                </w:rPr>
                <w:t>2003</w:t>
              </w:r>
              <w:r>
                <w:rPr>
                  <w:spacing w:val="-25"/>
                  <w:sz w:val="20"/>
                </w:rPr>
                <w:t xml:space="preserve"> </w:t>
              </w:r>
              <w:r>
                <w:rPr>
                  <w:sz w:val="20"/>
                </w:rPr>
                <w:t>.</w:t>
              </w:r>
              <w:proofErr w:type="gramEnd"/>
              <w:r>
                <w:rPr>
                  <w:spacing w:val="-25"/>
                  <w:sz w:val="20"/>
                </w:rPr>
                <w:t xml:space="preserve"> </w:t>
              </w:r>
              <w:r>
                <w:rPr>
                  <w:sz w:val="20"/>
                </w:rPr>
                <w:t>14111</w:t>
              </w:r>
            </w:hyperlink>
            <w:r>
              <w:rPr>
                <w:spacing w:val="25"/>
                <w:sz w:val="20"/>
              </w:rPr>
              <w:t xml:space="preserve"> </w:t>
            </w:r>
            <w:r>
              <w:rPr>
                <w:sz w:val="20"/>
              </w:rPr>
              <w:t>(visited</w:t>
            </w:r>
            <w:r>
              <w:rPr>
                <w:spacing w:val="37"/>
                <w:sz w:val="20"/>
              </w:rPr>
              <w:t xml:space="preserve"> </w:t>
            </w:r>
            <w:r>
              <w:rPr>
                <w:sz w:val="20"/>
              </w:rPr>
              <w:t>on</w:t>
            </w:r>
            <w:r>
              <w:rPr>
                <w:spacing w:val="37"/>
                <w:sz w:val="20"/>
              </w:rPr>
              <w:t xml:space="preserve"> </w:t>
            </w:r>
            <w:r>
              <w:rPr>
                <w:spacing w:val="-2"/>
                <w:sz w:val="20"/>
              </w:rPr>
              <w:t>08/12/2024).</w:t>
            </w:r>
          </w:p>
        </w:tc>
        <w:tc>
          <w:tcPr>
            <w:tcW w:w="552" w:type="dxa"/>
          </w:tcPr>
          <w:p w14:paraId="5EEA7A13" w14:textId="77777777" w:rsidR="00497208" w:rsidRDefault="00497208">
            <w:pPr>
              <w:pStyle w:val="TableParagraph"/>
              <w:spacing w:line="240" w:lineRule="auto"/>
              <w:rPr>
                <w:sz w:val="16"/>
              </w:rPr>
            </w:pPr>
          </w:p>
        </w:tc>
        <w:tc>
          <w:tcPr>
            <w:tcW w:w="4641" w:type="dxa"/>
          </w:tcPr>
          <w:p w14:paraId="5EEA7A14" w14:textId="77777777" w:rsidR="00497208" w:rsidRDefault="007C7D88">
            <w:pPr>
              <w:pStyle w:val="TableParagraph"/>
              <w:ind w:left="97"/>
              <w:rPr>
                <w:sz w:val="20"/>
              </w:rPr>
            </w:pPr>
            <w:bookmarkStart w:id="249" w:name="_bookmark24"/>
            <w:bookmarkEnd w:id="249"/>
            <w:r>
              <w:rPr>
                <w:spacing w:val="-2"/>
                <w:sz w:val="20"/>
              </w:rPr>
              <w:t>published.</w:t>
            </w:r>
          </w:p>
        </w:tc>
      </w:tr>
      <w:tr w:rsidR="00497208" w14:paraId="5EEA7A1A" w14:textId="77777777">
        <w:trPr>
          <w:trHeight w:val="239"/>
        </w:trPr>
        <w:tc>
          <w:tcPr>
            <w:tcW w:w="482" w:type="dxa"/>
          </w:tcPr>
          <w:p w14:paraId="5EEA7A16" w14:textId="77777777" w:rsidR="00497208" w:rsidRDefault="00497208">
            <w:pPr>
              <w:pStyle w:val="TableParagraph"/>
              <w:spacing w:line="240" w:lineRule="auto"/>
              <w:rPr>
                <w:sz w:val="16"/>
              </w:rPr>
            </w:pPr>
          </w:p>
        </w:tc>
        <w:tc>
          <w:tcPr>
            <w:tcW w:w="4710" w:type="dxa"/>
          </w:tcPr>
          <w:p w14:paraId="5EEA7A17" w14:textId="77777777" w:rsidR="00497208" w:rsidRDefault="007C7D88">
            <w:pPr>
              <w:pStyle w:val="TableParagraph"/>
              <w:ind w:left="99"/>
              <w:rPr>
                <w:sz w:val="20"/>
              </w:rPr>
            </w:pPr>
            <w:bookmarkStart w:id="250" w:name="_bookmark25"/>
            <w:bookmarkEnd w:id="250"/>
            <w:r>
              <w:rPr>
                <w:spacing w:val="-2"/>
                <w:sz w:val="20"/>
              </w:rPr>
              <w:t>Pre-published.</w:t>
            </w:r>
          </w:p>
        </w:tc>
        <w:tc>
          <w:tcPr>
            <w:tcW w:w="552" w:type="dxa"/>
          </w:tcPr>
          <w:p w14:paraId="5EEA7A18" w14:textId="77777777" w:rsidR="00497208" w:rsidRDefault="007C7D88">
            <w:pPr>
              <w:pStyle w:val="TableParagraph"/>
              <w:ind w:left="16"/>
              <w:jc w:val="center"/>
              <w:rPr>
                <w:sz w:val="20"/>
              </w:rPr>
            </w:pPr>
            <w:r>
              <w:rPr>
                <w:spacing w:val="-4"/>
                <w:sz w:val="20"/>
              </w:rPr>
              <w:t>[20]</w:t>
            </w:r>
          </w:p>
        </w:tc>
        <w:tc>
          <w:tcPr>
            <w:tcW w:w="4641" w:type="dxa"/>
          </w:tcPr>
          <w:p w14:paraId="5EEA7A19" w14:textId="77777777" w:rsidR="00497208" w:rsidRDefault="007C7D88">
            <w:pPr>
              <w:pStyle w:val="TableParagraph"/>
              <w:ind w:left="97"/>
              <w:rPr>
                <w:sz w:val="20"/>
              </w:rPr>
            </w:pPr>
            <w:r>
              <w:rPr>
                <w:sz w:val="20"/>
              </w:rPr>
              <w:t>Jiahui</w:t>
            </w:r>
            <w:r>
              <w:rPr>
                <w:spacing w:val="45"/>
                <w:sz w:val="20"/>
              </w:rPr>
              <w:t xml:space="preserve"> </w:t>
            </w:r>
            <w:r>
              <w:rPr>
                <w:sz w:val="20"/>
              </w:rPr>
              <w:t>Yu</w:t>
            </w:r>
            <w:r>
              <w:rPr>
                <w:spacing w:val="46"/>
                <w:sz w:val="20"/>
              </w:rPr>
              <w:t xml:space="preserve"> </w:t>
            </w:r>
            <w:r>
              <w:rPr>
                <w:sz w:val="20"/>
              </w:rPr>
              <w:t>et</w:t>
            </w:r>
            <w:r>
              <w:rPr>
                <w:spacing w:val="45"/>
                <w:sz w:val="20"/>
              </w:rPr>
              <w:t xml:space="preserve"> </w:t>
            </w:r>
            <w:r>
              <w:rPr>
                <w:sz w:val="20"/>
              </w:rPr>
              <w:t>al.</w:t>
            </w:r>
            <w:r>
              <w:rPr>
                <w:spacing w:val="46"/>
                <w:sz w:val="20"/>
              </w:rPr>
              <w:t xml:space="preserve"> </w:t>
            </w:r>
            <w:r>
              <w:rPr>
                <w:sz w:val="20"/>
              </w:rPr>
              <w:t>“A</w:t>
            </w:r>
            <w:r>
              <w:rPr>
                <w:spacing w:val="45"/>
                <w:sz w:val="20"/>
              </w:rPr>
              <w:t xml:space="preserve"> </w:t>
            </w:r>
            <w:r>
              <w:rPr>
                <w:sz w:val="20"/>
              </w:rPr>
              <w:t>Multi-sensor</w:t>
            </w:r>
            <w:r>
              <w:rPr>
                <w:spacing w:val="46"/>
                <w:sz w:val="20"/>
              </w:rPr>
              <w:t xml:space="preserve"> </w:t>
            </w:r>
            <w:r>
              <w:rPr>
                <w:sz w:val="20"/>
              </w:rPr>
              <w:t>Gesture</w:t>
            </w:r>
            <w:r>
              <w:rPr>
                <w:spacing w:val="45"/>
                <w:sz w:val="20"/>
              </w:rPr>
              <w:t xml:space="preserve"> </w:t>
            </w:r>
            <w:r>
              <w:rPr>
                <w:spacing w:val="-2"/>
                <w:sz w:val="20"/>
              </w:rPr>
              <w:t>Interaction</w:t>
            </w:r>
          </w:p>
        </w:tc>
      </w:tr>
      <w:tr w:rsidR="00497208" w14:paraId="5EEA7A1F" w14:textId="77777777">
        <w:trPr>
          <w:trHeight w:val="239"/>
        </w:trPr>
        <w:tc>
          <w:tcPr>
            <w:tcW w:w="482" w:type="dxa"/>
          </w:tcPr>
          <w:p w14:paraId="5EEA7A1B" w14:textId="77777777" w:rsidR="00497208" w:rsidRDefault="007C7D88">
            <w:pPr>
              <w:pStyle w:val="TableParagraph"/>
              <w:ind w:right="98"/>
              <w:jc w:val="right"/>
              <w:rPr>
                <w:sz w:val="20"/>
              </w:rPr>
            </w:pPr>
            <w:r>
              <w:rPr>
                <w:spacing w:val="-4"/>
                <w:sz w:val="20"/>
              </w:rPr>
              <w:t>[10]</w:t>
            </w:r>
          </w:p>
        </w:tc>
        <w:tc>
          <w:tcPr>
            <w:tcW w:w="4710" w:type="dxa"/>
          </w:tcPr>
          <w:p w14:paraId="5EEA7A1C" w14:textId="77777777" w:rsidR="00497208" w:rsidRDefault="007C7D88">
            <w:pPr>
              <w:pStyle w:val="TableParagraph"/>
              <w:ind w:left="99"/>
              <w:rPr>
                <w:i/>
                <w:sz w:val="20"/>
              </w:rPr>
            </w:pPr>
            <w:proofErr w:type="spellStart"/>
            <w:r>
              <w:rPr>
                <w:sz w:val="20"/>
              </w:rPr>
              <w:t>Debapriya</w:t>
            </w:r>
            <w:proofErr w:type="spellEnd"/>
            <w:r>
              <w:rPr>
                <w:spacing w:val="-12"/>
                <w:sz w:val="20"/>
              </w:rPr>
              <w:t xml:space="preserve"> </w:t>
            </w:r>
            <w:r>
              <w:rPr>
                <w:sz w:val="20"/>
              </w:rPr>
              <w:t>Maji</w:t>
            </w:r>
            <w:r>
              <w:rPr>
                <w:spacing w:val="-12"/>
                <w:sz w:val="20"/>
              </w:rPr>
              <w:t xml:space="preserve"> </w:t>
            </w:r>
            <w:r>
              <w:rPr>
                <w:sz w:val="20"/>
              </w:rPr>
              <w:t>et</w:t>
            </w:r>
            <w:r>
              <w:rPr>
                <w:spacing w:val="-12"/>
                <w:sz w:val="20"/>
              </w:rPr>
              <w:t xml:space="preserve"> </w:t>
            </w:r>
            <w:r>
              <w:rPr>
                <w:sz w:val="20"/>
              </w:rPr>
              <w:t>al.</w:t>
            </w:r>
            <w:r>
              <w:rPr>
                <w:spacing w:val="-12"/>
                <w:sz w:val="20"/>
              </w:rPr>
              <w:t xml:space="preserve"> </w:t>
            </w:r>
            <w:r>
              <w:rPr>
                <w:i/>
                <w:sz w:val="20"/>
              </w:rPr>
              <w:t>YOLO-Pose:</w:t>
            </w:r>
            <w:r>
              <w:rPr>
                <w:i/>
                <w:spacing w:val="-11"/>
                <w:sz w:val="20"/>
              </w:rPr>
              <w:t xml:space="preserve"> </w:t>
            </w:r>
            <w:r>
              <w:rPr>
                <w:i/>
                <w:sz w:val="20"/>
              </w:rPr>
              <w:t>Enhancing</w:t>
            </w:r>
            <w:r>
              <w:rPr>
                <w:i/>
                <w:spacing w:val="-12"/>
                <w:sz w:val="20"/>
              </w:rPr>
              <w:t xml:space="preserve"> </w:t>
            </w:r>
            <w:r>
              <w:rPr>
                <w:i/>
                <w:sz w:val="20"/>
              </w:rPr>
              <w:t>YOLO</w:t>
            </w:r>
            <w:r>
              <w:rPr>
                <w:i/>
                <w:spacing w:val="-12"/>
                <w:sz w:val="20"/>
              </w:rPr>
              <w:t xml:space="preserve"> </w:t>
            </w:r>
            <w:r>
              <w:rPr>
                <w:i/>
                <w:spacing w:val="-5"/>
                <w:sz w:val="20"/>
              </w:rPr>
              <w:t>for</w:t>
            </w:r>
          </w:p>
        </w:tc>
        <w:tc>
          <w:tcPr>
            <w:tcW w:w="552" w:type="dxa"/>
          </w:tcPr>
          <w:p w14:paraId="5EEA7A1D" w14:textId="77777777" w:rsidR="00497208" w:rsidRDefault="00497208">
            <w:pPr>
              <w:pStyle w:val="TableParagraph"/>
              <w:spacing w:line="240" w:lineRule="auto"/>
              <w:rPr>
                <w:sz w:val="16"/>
              </w:rPr>
            </w:pPr>
          </w:p>
        </w:tc>
        <w:tc>
          <w:tcPr>
            <w:tcW w:w="4641" w:type="dxa"/>
          </w:tcPr>
          <w:p w14:paraId="5EEA7A1E" w14:textId="77777777" w:rsidR="00497208" w:rsidRDefault="007C7D88">
            <w:pPr>
              <w:pStyle w:val="TableParagraph"/>
              <w:ind w:left="97"/>
              <w:rPr>
                <w:i/>
                <w:sz w:val="20"/>
              </w:rPr>
            </w:pPr>
            <w:r>
              <w:rPr>
                <w:sz w:val="20"/>
              </w:rPr>
              <w:t>System</w:t>
            </w:r>
            <w:r>
              <w:rPr>
                <w:spacing w:val="-9"/>
                <w:sz w:val="20"/>
              </w:rPr>
              <w:t xml:space="preserve"> </w:t>
            </w:r>
            <w:r>
              <w:rPr>
                <w:sz w:val="20"/>
              </w:rPr>
              <w:t>for</w:t>
            </w:r>
            <w:r>
              <w:rPr>
                <w:spacing w:val="-8"/>
                <w:sz w:val="20"/>
              </w:rPr>
              <w:t xml:space="preserve"> </w:t>
            </w:r>
            <w:r>
              <w:rPr>
                <w:sz w:val="20"/>
              </w:rPr>
              <w:t>Human-robot</w:t>
            </w:r>
            <w:r>
              <w:rPr>
                <w:spacing w:val="-9"/>
                <w:sz w:val="20"/>
              </w:rPr>
              <w:t xml:space="preserve"> </w:t>
            </w:r>
            <w:r>
              <w:rPr>
                <w:sz w:val="20"/>
              </w:rPr>
              <w:t>Cooperation”.</w:t>
            </w:r>
            <w:r>
              <w:rPr>
                <w:spacing w:val="-8"/>
                <w:sz w:val="20"/>
              </w:rPr>
              <w:t xml:space="preserve"> </w:t>
            </w:r>
            <w:r>
              <w:rPr>
                <w:sz w:val="20"/>
              </w:rPr>
              <w:t>In:</w:t>
            </w:r>
            <w:r>
              <w:rPr>
                <w:spacing w:val="-8"/>
                <w:sz w:val="20"/>
              </w:rPr>
              <w:t xml:space="preserve"> </w:t>
            </w:r>
            <w:r>
              <w:rPr>
                <w:i/>
                <w:sz w:val="20"/>
              </w:rPr>
              <w:t>ICNSC</w:t>
            </w:r>
            <w:r>
              <w:rPr>
                <w:i/>
                <w:spacing w:val="-9"/>
                <w:sz w:val="20"/>
              </w:rPr>
              <w:t xml:space="preserve"> </w:t>
            </w:r>
            <w:r>
              <w:rPr>
                <w:i/>
                <w:spacing w:val="-4"/>
                <w:sz w:val="20"/>
              </w:rPr>
              <w:t>2021</w:t>
            </w:r>
          </w:p>
        </w:tc>
      </w:tr>
      <w:tr w:rsidR="00497208" w14:paraId="5EEA7A24" w14:textId="77777777">
        <w:trPr>
          <w:trHeight w:val="238"/>
        </w:trPr>
        <w:tc>
          <w:tcPr>
            <w:tcW w:w="482" w:type="dxa"/>
          </w:tcPr>
          <w:p w14:paraId="5EEA7A20" w14:textId="77777777" w:rsidR="00497208" w:rsidRDefault="00497208">
            <w:pPr>
              <w:pStyle w:val="TableParagraph"/>
              <w:spacing w:line="240" w:lineRule="auto"/>
              <w:rPr>
                <w:sz w:val="16"/>
              </w:rPr>
            </w:pPr>
          </w:p>
        </w:tc>
        <w:tc>
          <w:tcPr>
            <w:tcW w:w="4710" w:type="dxa"/>
          </w:tcPr>
          <w:p w14:paraId="5EEA7A21" w14:textId="77777777" w:rsidR="00497208" w:rsidRDefault="007C7D88">
            <w:pPr>
              <w:pStyle w:val="TableParagraph"/>
              <w:spacing w:line="218" w:lineRule="exact"/>
              <w:ind w:left="99"/>
              <w:rPr>
                <w:i/>
                <w:sz w:val="20"/>
              </w:rPr>
            </w:pPr>
            <w:r>
              <w:rPr>
                <w:i/>
                <w:sz w:val="20"/>
              </w:rPr>
              <w:t>Multi</w:t>
            </w:r>
            <w:r>
              <w:rPr>
                <w:i/>
                <w:spacing w:val="31"/>
                <w:sz w:val="20"/>
              </w:rPr>
              <w:t xml:space="preserve"> </w:t>
            </w:r>
            <w:r>
              <w:rPr>
                <w:i/>
                <w:sz w:val="20"/>
              </w:rPr>
              <w:t>Person</w:t>
            </w:r>
            <w:r>
              <w:rPr>
                <w:i/>
                <w:spacing w:val="32"/>
                <w:sz w:val="20"/>
              </w:rPr>
              <w:t xml:space="preserve"> </w:t>
            </w:r>
            <w:r>
              <w:rPr>
                <w:i/>
                <w:sz w:val="20"/>
              </w:rPr>
              <w:t>Pose</w:t>
            </w:r>
            <w:r>
              <w:rPr>
                <w:i/>
                <w:spacing w:val="32"/>
                <w:sz w:val="20"/>
              </w:rPr>
              <w:t xml:space="preserve"> </w:t>
            </w:r>
            <w:r>
              <w:rPr>
                <w:i/>
                <w:sz w:val="20"/>
              </w:rPr>
              <w:t>Estimation</w:t>
            </w:r>
            <w:r>
              <w:rPr>
                <w:i/>
                <w:spacing w:val="32"/>
                <w:sz w:val="20"/>
              </w:rPr>
              <w:t xml:space="preserve"> </w:t>
            </w:r>
            <w:r>
              <w:rPr>
                <w:i/>
                <w:sz w:val="20"/>
              </w:rPr>
              <w:t>Using</w:t>
            </w:r>
            <w:r>
              <w:rPr>
                <w:i/>
                <w:spacing w:val="32"/>
                <w:sz w:val="20"/>
              </w:rPr>
              <w:t xml:space="preserve"> </w:t>
            </w:r>
            <w:r>
              <w:rPr>
                <w:i/>
                <w:sz w:val="20"/>
              </w:rPr>
              <w:t>Object</w:t>
            </w:r>
            <w:r>
              <w:rPr>
                <w:i/>
                <w:spacing w:val="32"/>
                <w:sz w:val="20"/>
              </w:rPr>
              <w:t xml:space="preserve"> </w:t>
            </w:r>
            <w:proofErr w:type="spellStart"/>
            <w:r>
              <w:rPr>
                <w:i/>
                <w:spacing w:val="-2"/>
                <w:sz w:val="20"/>
              </w:rPr>
              <w:t>Keypoint</w:t>
            </w:r>
            <w:proofErr w:type="spellEnd"/>
          </w:p>
        </w:tc>
        <w:tc>
          <w:tcPr>
            <w:tcW w:w="552" w:type="dxa"/>
          </w:tcPr>
          <w:p w14:paraId="5EEA7A22" w14:textId="77777777" w:rsidR="00497208" w:rsidRDefault="00497208">
            <w:pPr>
              <w:pStyle w:val="TableParagraph"/>
              <w:spacing w:line="240" w:lineRule="auto"/>
              <w:rPr>
                <w:sz w:val="16"/>
              </w:rPr>
            </w:pPr>
          </w:p>
        </w:tc>
        <w:tc>
          <w:tcPr>
            <w:tcW w:w="4641" w:type="dxa"/>
          </w:tcPr>
          <w:p w14:paraId="5EEA7A23" w14:textId="77777777" w:rsidR="00497208" w:rsidRDefault="007C7D88">
            <w:pPr>
              <w:pStyle w:val="TableParagraph"/>
              <w:spacing w:line="218" w:lineRule="exact"/>
              <w:ind w:left="97"/>
              <w:rPr>
                <w:i/>
                <w:sz w:val="20"/>
              </w:rPr>
            </w:pPr>
            <w:r>
              <w:rPr>
                <w:i/>
                <w:sz w:val="20"/>
              </w:rPr>
              <w:t>-</w:t>
            </w:r>
            <w:r>
              <w:rPr>
                <w:i/>
                <w:spacing w:val="26"/>
                <w:sz w:val="20"/>
              </w:rPr>
              <w:t xml:space="preserve"> </w:t>
            </w:r>
            <w:r>
              <w:rPr>
                <w:i/>
                <w:sz w:val="20"/>
              </w:rPr>
              <w:t>18th</w:t>
            </w:r>
            <w:r>
              <w:rPr>
                <w:i/>
                <w:spacing w:val="26"/>
                <w:sz w:val="20"/>
              </w:rPr>
              <w:t xml:space="preserve"> </w:t>
            </w:r>
            <w:r>
              <w:rPr>
                <w:i/>
                <w:sz w:val="20"/>
              </w:rPr>
              <w:t>IEEE</w:t>
            </w:r>
            <w:r>
              <w:rPr>
                <w:i/>
                <w:spacing w:val="26"/>
                <w:sz w:val="20"/>
              </w:rPr>
              <w:t xml:space="preserve"> </w:t>
            </w:r>
            <w:r>
              <w:rPr>
                <w:i/>
                <w:sz w:val="20"/>
              </w:rPr>
              <w:t>International</w:t>
            </w:r>
            <w:r>
              <w:rPr>
                <w:i/>
                <w:spacing w:val="26"/>
                <w:sz w:val="20"/>
              </w:rPr>
              <w:t xml:space="preserve"> </w:t>
            </w:r>
            <w:r>
              <w:rPr>
                <w:i/>
                <w:sz w:val="20"/>
              </w:rPr>
              <w:t>Conference</w:t>
            </w:r>
            <w:r>
              <w:rPr>
                <w:i/>
                <w:spacing w:val="27"/>
                <w:sz w:val="20"/>
              </w:rPr>
              <w:t xml:space="preserve"> </w:t>
            </w:r>
            <w:r>
              <w:rPr>
                <w:i/>
                <w:sz w:val="20"/>
              </w:rPr>
              <w:t>on</w:t>
            </w:r>
            <w:r>
              <w:rPr>
                <w:i/>
                <w:spacing w:val="25"/>
                <w:sz w:val="20"/>
              </w:rPr>
              <w:t xml:space="preserve"> </w:t>
            </w:r>
            <w:r>
              <w:rPr>
                <w:i/>
                <w:spacing w:val="-2"/>
                <w:sz w:val="20"/>
              </w:rPr>
              <w:t>Networking,</w:t>
            </w:r>
          </w:p>
        </w:tc>
      </w:tr>
      <w:tr w:rsidR="00497208" w14:paraId="5EEA7A29" w14:textId="77777777">
        <w:trPr>
          <w:trHeight w:val="240"/>
        </w:trPr>
        <w:tc>
          <w:tcPr>
            <w:tcW w:w="482" w:type="dxa"/>
          </w:tcPr>
          <w:p w14:paraId="5EEA7A25" w14:textId="77777777" w:rsidR="00497208" w:rsidRDefault="00497208">
            <w:pPr>
              <w:pStyle w:val="TableParagraph"/>
              <w:spacing w:line="240" w:lineRule="auto"/>
              <w:rPr>
                <w:sz w:val="16"/>
              </w:rPr>
            </w:pPr>
          </w:p>
        </w:tc>
        <w:tc>
          <w:tcPr>
            <w:tcW w:w="4710" w:type="dxa"/>
          </w:tcPr>
          <w:p w14:paraId="5EEA7A26" w14:textId="77777777" w:rsidR="00497208" w:rsidRDefault="007C7D88">
            <w:pPr>
              <w:pStyle w:val="TableParagraph"/>
              <w:spacing w:line="220" w:lineRule="exact"/>
              <w:ind w:left="99"/>
              <w:rPr>
                <w:sz w:val="20"/>
              </w:rPr>
            </w:pPr>
            <w:r>
              <w:rPr>
                <w:i/>
                <w:sz w:val="20"/>
              </w:rPr>
              <w:t>Similarity</w:t>
            </w:r>
            <w:r>
              <w:rPr>
                <w:i/>
                <w:spacing w:val="31"/>
                <w:sz w:val="20"/>
              </w:rPr>
              <w:t xml:space="preserve"> </w:t>
            </w:r>
            <w:r>
              <w:rPr>
                <w:i/>
                <w:sz w:val="20"/>
              </w:rPr>
              <w:t>Loss</w:t>
            </w:r>
            <w:r>
              <w:rPr>
                <w:sz w:val="20"/>
              </w:rPr>
              <w:t>.</w:t>
            </w:r>
            <w:r>
              <w:rPr>
                <w:spacing w:val="31"/>
                <w:sz w:val="20"/>
              </w:rPr>
              <w:t xml:space="preserve"> </w:t>
            </w:r>
            <w:r>
              <w:rPr>
                <w:sz w:val="20"/>
              </w:rPr>
              <w:t>Apr.</w:t>
            </w:r>
            <w:r>
              <w:rPr>
                <w:spacing w:val="32"/>
                <w:sz w:val="20"/>
              </w:rPr>
              <w:t xml:space="preserve"> </w:t>
            </w:r>
            <w:r>
              <w:rPr>
                <w:sz w:val="20"/>
              </w:rPr>
              <w:t>14,</w:t>
            </w:r>
            <w:r>
              <w:rPr>
                <w:spacing w:val="31"/>
                <w:sz w:val="20"/>
              </w:rPr>
              <w:t xml:space="preserve"> </w:t>
            </w:r>
            <w:r>
              <w:rPr>
                <w:sz w:val="20"/>
              </w:rPr>
              <w:t>2022.</w:t>
            </w:r>
            <w:r>
              <w:rPr>
                <w:spacing w:val="36"/>
                <w:sz w:val="20"/>
              </w:rPr>
              <w:t xml:space="preserve"> </w:t>
            </w:r>
            <w:r>
              <w:rPr>
                <w:sz w:val="16"/>
              </w:rPr>
              <w:t>DOI</w:t>
            </w:r>
            <w:r>
              <w:rPr>
                <w:sz w:val="20"/>
              </w:rPr>
              <w:t>:</w:t>
            </w:r>
            <w:r>
              <w:rPr>
                <w:spacing w:val="31"/>
                <w:sz w:val="20"/>
              </w:rPr>
              <w:t xml:space="preserve"> </w:t>
            </w:r>
            <w:hyperlink r:id="rId65">
              <w:r>
                <w:rPr>
                  <w:spacing w:val="-2"/>
                  <w:sz w:val="20"/>
                </w:rPr>
                <w:t>10.48550/</w:t>
              </w:r>
              <w:proofErr w:type="spellStart"/>
              <w:r>
                <w:rPr>
                  <w:spacing w:val="-2"/>
                  <w:sz w:val="20"/>
                </w:rPr>
                <w:t>arXiv</w:t>
              </w:r>
              <w:proofErr w:type="spellEnd"/>
              <w:r>
                <w:rPr>
                  <w:spacing w:val="-2"/>
                  <w:sz w:val="20"/>
                </w:rPr>
                <w:t>.</w:t>
              </w:r>
            </w:hyperlink>
          </w:p>
        </w:tc>
        <w:tc>
          <w:tcPr>
            <w:tcW w:w="552" w:type="dxa"/>
          </w:tcPr>
          <w:p w14:paraId="5EEA7A27" w14:textId="77777777" w:rsidR="00497208" w:rsidRDefault="00497208">
            <w:pPr>
              <w:pStyle w:val="TableParagraph"/>
              <w:spacing w:line="240" w:lineRule="auto"/>
              <w:rPr>
                <w:sz w:val="16"/>
              </w:rPr>
            </w:pPr>
          </w:p>
        </w:tc>
        <w:tc>
          <w:tcPr>
            <w:tcW w:w="4641" w:type="dxa"/>
          </w:tcPr>
          <w:p w14:paraId="5EEA7A28" w14:textId="77777777" w:rsidR="00497208" w:rsidRDefault="007C7D88">
            <w:pPr>
              <w:pStyle w:val="TableParagraph"/>
              <w:spacing w:line="220" w:lineRule="exact"/>
              <w:ind w:left="97"/>
              <w:rPr>
                <w:sz w:val="20"/>
              </w:rPr>
            </w:pPr>
            <w:r>
              <w:rPr>
                <w:i/>
                <w:sz w:val="20"/>
              </w:rPr>
              <w:t>Sensing</w:t>
            </w:r>
            <w:r>
              <w:rPr>
                <w:i/>
                <w:spacing w:val="22"/>
                <w:sz w:val="20"/>
              </w:rPr>
              <w:t xml:space="preserve"> </w:t>
            </w:r>
            <w:r>
              <w:rPr>
                <w:i/>
                <w:sz w:val="20"/>
              </w:rPr>
              <w:t>and</w:t>
            </w:r>
            <w:r>
              <w:rPr>
                <w:i/>
                <w:spacing w:val="22"/>
                <w:sz w:val="20"/>
              </w:rPr>
              <w:t xml:space="preserve"> </w:t>
            </w:r>
            <w:r>
              <w:rPr>
                <w:i/>
                <w:sz w:val="20"/>
              </w:rPr>
              <w:t>Control:</w:t>
            </w:r>
            <w:r>
              <w:rPr>
                <w:i/>
                <w:spacing w:val="22"/>
                <w:sz w:val="20"/>
              </w:rPr>
              <w:t xml:space="preserve"> </w:t>
            </w:r>
            <w:r>
              <w:rPr>
                <w:i/>
                <w:sz w:val="20"/>
              </w:rPr>
              <w:t>Industry</w:t>
            </w:r>
            <w:r>
              <w:rPr>
                <w:i/>
                <w:spacing w:val="22"/>
                <w:sz w:val="20"/>
              </w:rPr>
              <w:t xml:space="preserve"> </w:t>
            </w:r>
            <w:r>
              <w:rPr>
                <w:i/>
                <w:sz w:val="20"/>
              </w:rPr>
              <w:t>4.0</w:t>
            </w:r>
            <w:r>
              <w:rPr>
                <w:i/>
                <w:spacing w:val="22"/>
                <w:sz w:val="20"/>
              </w:rPr>
              <w:t xml:space="preserve"> </w:t>
            </w:r>
            <w:r>
              <w:rPr>
                <w:i/>
                <w:sz w:val="20"/>
              </w:rPr>
              <w:t>and</w:t>
            </w:r>
            <w:r>
              <w:rPr>
                <w:i/>
                <w:spacing w:val="22"/>
                <w:sz w:val="20"/>
              </w:rPr>
              <w:t xml:space="preserve"> </w:t>
            </w:r>
            <w:r>
              <w:rPr>
                <w:i/>
                <w:sz w:val="20"/>
              </w:rPr>
              <w:t>AI</w:t>
            </w:r>
            <w:r>
              <w:rPr>
                <w:sz w:val="20"/>
              </w:rPr>
              <w:t>.</w:t>
            </w:r>
            <w:r>
              <w:rPr>
                <w:spacing w:val="22"/>
                <w:sz w:val="20"/>
              </w:rPr>
              <w:t xml:space="preserve"> </w:t>
            </w:r>
            <w:r>
              <w:rPr>
                <w:sz w:val="20"/>
              </w:rPr>
              <w:t>Institute</w:t>
            </w:r>
            <w:r>
              <w:rPr>
                <w:spacing w:val="22"/>
                <w:sz w:val="20"/>
              </w:rPr>
              <w:t xml:space="preserve"> </w:t>
            </w:r>
            <w:r>
              <w:rPr>
                <w:spacing w:val="-5"/>
                <w:sz w:val="20"/>
              </w:rPr>
              <w:t>of</w:t>
            </w:r>
          </w:p>
        </w:tc>
      </w:tr>
      <w:tr w:rsidR="00497208" w14:paraId="5EEA7A2E" w14:textId="77777777">
        <w:trPr>
          <w:trHeight w:val="239"/>
        </w:trPr>
        <w:tc>
          <w:tcPr>
            <w:tcW w:w="482" w:type="dxa"/>
          </w:tcPr>
          <w:p w14:paraId="5EEA7A2A" w14:textId="77777777" w:rsidR="00497208" w:rsidRDefault="00497208">
            <w:pPr>
              <w:pStyle w:val="TableParagraph"/>
              <w:spacing w:line="240" w:lineRule="auto"/>
              <w:rPr>
                <w:sz w:val="16"/>
              </w:rPr>
            </w:pPr>
          </w:p>
        </w:tc>
        <w:tc>
          <w:tcPr>
            <w:tcW w:w="4710" w:type="dxa"/>
          </w:tcPr>
          <w:p w14:paraId="5EEA7A2B" w14:textId="77777777" w:rsidR="00497208" w:rsidRDefault="007C7D88">
            <w:pPr>
              <w:pStyle w:val="TableParagraph"/>
              <w:ind w:left="99"/>
              <w:rPr>
                <w:sz w:val="20"/>
              </w:rPr>
            </w:pPr>
            <w:hyperlink r:id="rId66">
              <w:proofErr w:type="gramStart"/>
              <w:r>
                <w:rPr>
                  <w:sz w:val="20"/>
                </w:rPr>
                <w:t>2204</w:t>
              </w:r>
              <w:r>
                <w:rPr>
                  <w:spacing w:val="-26"/>
                  <w:sz w:val="20"/>
                </w:rPr>
                <w:t xml:space="preserve"> </w:t>
              </w:r>
              <w:r>
                <w:rPr>
                  <w:sz w:val="20"/>
                </w:rPr>
                <w:t>.</w:t>
              </w:r>
              <w:proofErr w:type="gramEnd"/>
              <w:r>
                <w:rPr>
                  <w:spacing w:val="-26"/>
                  <w:sz w:val="20"/>
                </w:rPr>
                <w:t xml:space="preserve"> </w:t>
              </w:r>
              <w:r>
                <w:rPr>
                  <w:sz w:val="20"/>
                </w:rPr>
                <w:t>06806.</w:t>
              </w:r>
            </w:hyperlink>
            <w:r>
              <w:rPr>
                <w:spacing w:val="42"/>
                <w:sz w:val="20"/>
              </w:rPr>
              <w:t xml:space="preserve"> </w:t>
            </w:r>
            <w:proofErr w:type="spellStart"/>
            <w:r>
              <w:rPr>
                <w:sz w:val="20"/>
              </w:rPr>
              <w:t>arXiv</w:t>
            </w:r>
            <w:proofErr w:type="spellEnd"/>
            <w:r>
              <w:rPr>
                <w:sz w:val="20"/>
              </w:rPr>
              <w:t>:</w:t>
            </w:r>
            <w:r>
              <w:rPr>
                <w:spacing w:val="43"/>
                <w:sz w:val="20"/>
              </w:rPr>
              <w:t xml:space="preserve"> </w:t>
            </w:r>
            <w:hyperlink r:id="rId67">
              <w:r>
                <w:rPr>
                  <w:sz w:val="20"/>
                </w:rPr>
                <w:t>2204.</w:t>
              </w:r>
              <w:r>
                <w:rPr>
                  <w:spacing w:val="-26"/>
                  <w:sz w:val="20"/>
                </w:rPr>
                <w:t xml:space="preserve"> </w:t>
              </w:r>
              <w:r>
                <w:rPr>
                  <w:sz w:val="20"/>
                </w:rPr>
                <w:t>06806</w:t>
              </w:r>
              <w:r>
                <w:rPr>
                  <w:spacing w:val="42"/>
                  <w:sz w:val="20"/>
                </w:rPr>
                <w:t xml:space="preserve"> </w:t>
              </w:r>
              <w:r>
                <w:rPr>
                  <w:rFonts w:ascii="Courier New"/>
                  <w:sz w:val="20"/>
                </w:rPr>
                <w:t>[cs]</w:t>
              </w:r>
            </w:hyperlink>
            <w:r>
              <w:rPr>
                <w:sz w:val="20"/>
              </w:rPr>
              <w:t>.</w:t>
            </w:r>
            <w:r>
              <w:rPr>
                <w:spacing w:val="48"/>
                <w:sz w:val="20"/>
              </w:rPr>
              <w:t xml:space="preserve"> </w:t>
            </w:r>
            <w:r>
              <w:rPr>
                <w:sz w:val="16"/>
              </w:rPr>
              <w:t>URL</w:t>
            </w:r>
            <w:r>
              <w:rPr>
                <w:sz w:val="20"/>
              </w:rPr>
              <w:t>:</w:t>
            </w:r>
            <w:r>
              <w:rPr>
                <w:spacing w:val="42"/>
                <w:sz w:val="20"/>
              </w:rPr>
              <w:t xml:space="preserve"> </w:t>
            </w:r>
            <w:hyperlink r:id="rId68">
              <w:proofErr w:type="gramStart"/>
              <w:r>
                <w:rPr>
                  <w:sz w:val="20"/>
                </w:rPr>
                <w:t>http</w:t>
              </w:r>
              <w:r>
                <w:rPr>
                  <w:spacing w:val="-26"/>
                  <w:sz w:val="20"/>
                </w:rPr>
                <w:t xml:space="preserve"> </w:t>
              </w:r>
              <w:r>
                <w:rPr>
                  <w:sz w:val="20"/>
                </w:rPr>
                <w:t>:</w:t>
              </w:r>
              <w:proofErr w:type="gramEnd"/>
              <w:r>
                <w:rPr>
                  <w:spacing w:val="-26"/>
                  <w:sz w:val="20"/>
                </w:rPr>
                <w:t xml:space="preserve"> </w:t>
              </w:r>
              <w:r>
                <w:rPr>
                  <w:sz w:val="20"/>
                </w:rPr>
                <w:t>/</w:t>
              </w:r>
              <w:r>
                <w:rPr>
                  <w:spacing w:val="-25"/>
                  <w:sz w:val="20"/>
                </w:rPr>
                <w:t xml:space="preserve"> </w:t>
              </w:r>
              <w:r>
                <w:rPr>
                  <w:spacing w:val="-10"/>
                  <w:sz w:val="20"/>
                </w:rPr>
                <w:t>/</w:t>
              </w:r>
            </w:hyperlink>
          </w:p>
        </w:tc>
        <w:tc>
          <w:tcPr>
            <w:tcW w:w="552" w:type="dxa"/>
          </w:tcPr>
          <w:p w14:paraId="5EEA7A2C" w14:textId="77777777" w:rsidR="00497208" w:rsidRDefault="00497208">
            <w:pPr>
              <w:pStyle w:val="TableParagraph"/>
              <w:spacing w:line="240" w:lineRule="auto"/>
              <w:rPr>
                <w:sz w:val="16"/>
              </w:rPr>
            </w:pPr>
          </w:p>
        </w:tc>
        <w:tc>
          <w:tcPr>
            <w:tcW w:w="4641" w:type="dxa"/>
          </w:tcPr>
          <w:p w14:paraId="5EEA7A2D" w14:textId="77777777" w:rsidR="00497208" w:rsidRDefault="007C7D88">
            <w:pPr>
              <w:pStyle w:val="TableParagraph"/>
              <w:ind w:left="97"/>
              <w:rPr>
                <w:sz w:val="20"/>
              </w:rPr>
            </w:pPr>
            <w:r>
              <w:rPr>
                <w:sz w:val="20"/>
              </w:rPr>
              <w:t>Electrical</w:t>
            </w:r>
            <w:r>
              <w:rPr>
                <w:spacing w:val="23"/>
                <w:sz w:val="20"/>
              </w:rPr>
              <w:t xml:space="preserve"> </w:t>
            </w:r>
            <w:r>
              <w:rPr>
                <w:sz w:val="20"/>
              </w:rPr>
              <w:t>and</w:t>
            </w:r>
            <w:r>
              <w:rPr>
                <w:spacing w:val="24"/>
                <w:sz w:val="20"/>
              </w:rPr>
              <w:t xml:space="preserve"> </w:t>
            </w:r>
            <w:r>
              <w:rPr>
                <w:sz w:val="20"/>
              </w:rPr>
              <w:t>Electronics</w:t>
            </w:r>
            <w:r>
              <w:rPr>
                <w:spacing w:val="24"/>
                <w:sz w:val="20"/>
              </w:rPr>
              <w:t xml:space="preserve"> </w:t>
            </w:r>
            <w:r>
              <w:rPr>
                <w:sz w:val="20"/>
              </w:rPr>
              <w:t>Engineers</w:t>
            </w:r>
            <w:r>
              <w:rPr>
                <w:spacing w:val="24"/>
                <w:sz w:val="20"/>
              </w:rPr>
              <w:t xml:space="preserve"> </w:t>
            </w:r>
            <w:r>
              <w:rPr>
                <w:sz w:val="20"/>
              </w:rPr>
              <w:t>Inc.,</w:t>
            </w:r>
            <w:r>
              <w:rPr>
                <w:spacing w:val="24"/>
                <w:sz w:val="20"/>
              </w:rPr>
              <w:t xml:space="preserve"> </w:t>
            </w:r>
            <w:r>
              <w:rPr>
                <w:sz w:val="20"/>
              </w:rPr>
              <w:t>2021.</w:t>
            </w:r>
            <w:r>
              <w:rPr>
                <w:spacing w:val="29"/>
                <w:sz w:val="20"/>
              </w:rPr>
              <w:t xml:space="preserve"> </w:t>
            </w:r>
            <w:r>
              <w:rPr>
                <w:spacing w:val="-4"/>
                <w:sz w:val="16"/>
              </w:rPr>
              <w:t>ISBN</w:t>
            </w:r>
            <w:r>
              <w:rPr>
                <w:spacing w:val="-4"/>
                <w:sz w:val="20"/>
              </w:rPr>
              <w:t>:</w:t>
            </w:r>
          </w:p>
        </w:tc>
      </w:tr>
      <w:tr w:rsidR="00497208" w14:paraId="5EEA7A33" w14:textId="77777777">
        <w:trPr>
          <w:trHeight w:val="239"/>
        </w:trPr>
        <w:tc>
          <w:tcPr>
            <w:tcW w:w="482" w:type="dxa"/>
          </w:tcPr>
          <w:p w14:paraId="5EEA7A2F" w14:textId="77777777" w:rsidR="00497208" w:rsidRDefault="00497208">
            <w:pPr>
              <w:pStyle w:val="TableParagraph"/>
              <w:spacing w:line="240" w:lineRule="auto"/>
              <w:rPr>
                <w:sz w:val="16"/>
              </w:rPr>
            </w:pPr>
          </w:p>
        </w:tc>
        <w:tc>
          <w:tcPr>
            <w:tcW w:w="4710" w:type="dxa"/>
          </w:tcPr>
          <w:p w14:paraId="5EEA7A30" w14:textId="77777777" w:rsidR="00497208" w:rsidRDefault="007C7D88">
            <w:pPr>
              <w:pStyle w:val="TableParagraph"/>
              <w:ind w:left="99"/>
              <w:rPr>
                <w:sz w:val="20"/>
              </w:rPr>
            </w:pPr>
            <w:hyperlink r:id="rId69">
              <w:r>
                <w:rPr>
                  <w:sz w:val="20"/>
                </w:rPr>
                <w:t>arxiv.org/abs/2204.06806</w:t>
              </w:r>
            </w:hyperlink>
            <w:r>
              <w:rPr>
                <w:spacing w:val="10"/>
                <w:sz w:val="20"/>
              </w:rPr>
              <w:t xml:space="preserve"> </w:t>
            </w:r>
            <w:r>
              <w:rPr>
                <w:sz w:val="20"/>
              </w:rPr>
              <w:t>(visited</w:t>
            </w:r>
            <w:r>
              <w:rPr>
                <w:spacing w:val="11"/>
                <w:sz w:val="20"/>
              </w:rPr>
              <w:t xml:space="preserve"> </w:t>
            </w:r>
            <w:r>
              <w:rPr>
                <w:sz w:val="20"/>
              </w:rPr>
              <w:t>on</w:t>
            </w:r>
            <w:r>
              <w:rPr>
                <w:spacing w:val="11"/>
                <w:sz w:val="20"/>
              </w:rPr>
              <w:t xml:space="preserve"> </w:t>
            </w:r>
            <w:r>
              <w:rPr>
                <w:sz w:val="20"/>
              </w:rPr>
              <w:t>04/18/2025).</w:t>
            </w:r>
            <w:r>
              <w:rPr>
                <w:spacing w:val="11"/>
                <w:sz w:val="20"/>
              </w:rPr>
              <w:t xml:space="preserve"> </w:t>
            </w:r>
            <w:r>
              <w:rPr>
                <w:spacing w:val="-4"/>
                <w:sz w:val="20"/>
              </w:rPr>
              <w:t>Pre-</w:t>
            </w:r>
          </w:p>
        </w:tc>
        <w:tc>
          <w:tcPr>
            <w:tcW w:w="552" w:type="dxa"/>
          </w:tcPr>
          <w:p w14:paraId="5EEA7A31" w14:textId="77777777" w:rsidR="00497208" w:rsidRDefault="00497208">
            <w:pPr>
              <w:pStyle w:val="TableParagraph"/>
              <w:spacing w:line="240" w:lineRule="auto"/>
              <w:rPr>
                <w:sz w:val="16"/>
              </w:rPr>
            </w:pPr>
          </w:p>
        </w:tc>
        <w:tc>
          <w:tcPr>
            <w:tcW w:w="4641" w:type="dxa"/>
          </w:tcPr>
          <w:p w14:paraId="5EEA7A32" w14:textId="77777777" w:rsidR="00497208" w:rsidRDefault="007C7D88">
            <w:pPr>
              <w:pStyle w:val="TableParagraph"/>
              <w:ind w:left="97"/>
              <w:rPr>
                <w:sz w:val="20"/>
              </w:rPr>
            </w:pPr>
            <w:r>
              <w:rPr>
                <w:sz w:val="20"/>
              </w:rPr>
              <w:t>978-1-6654-4048-6.</w:t>
            </w:r>
            <w:r>
              <w:rPr>
                <w:spacing w:val="34"/>
                <w:sz w:val="20"/>
              </w:rPr>
              <w:t xml:space="preserve"> </w:t>
            </w:r>
            <w:r>
              <w:rPr>
                <w:sz w:val="16"/>
              </w:rPr>
              <w:t>DOI</w:t>
            </w:r>
            <w:r>
              <w:rPr>
                <w:sz w:val="20"/>
              </w:rPr>
              <w:t>:</w:t>
            </w:r>
            <w:r>
              <w:rPr>
                <w:spacing w:val="29"/>
                <w:sz w:val="20"/>
              </w:rPr>
              <w:t xml:space="preserve"> </w:t>
            </w:r>
            <w:hyperlink r:id="rId70">
              <w:r>
                <w:rPr>
                  <w:spacing w:val="-2"/>
                  <w:sz w:val="20"/>
                </w:rPr>
                <w:t>10.1109/ICNSC52481.2021.</w:t>
              </w:r>
            </w:hyperlink>
          </w:p>
        </w:tc>
      </w:tr>
      <w:tr w:rsidR="00497208" w14:paraId="5EEA7A38" w14:textId="77777777">
        <w:trPr>
          <w:trHeight w:val="239"/>
        </w:trPr>
        <w:tc>
          <w:tcPr>
            <w:tcW w:w="482" w:type="dxa"/>
          </w:tcPr>
          <w:p w14:paraId="5EEA7A34" w14:textId="77777777" w:rsidR="00497208" w:rsidRDefault="00497208">
            <w:pPr>
              <w:pStyle w:val="TableParagraph"/>
              <w:spacing w:line="240" w:lineRule="auto"/>
              <w:rPr>
                <w:sz w:val="16"/>
              </w:rPr>
            </w:pPr>
          </w:p>
        </w:tc>
        <w:tc>
          <w:tcPr>
            <w:tcW w:w="4710" w:type="dxa"/>
          </w:tcPr>
          <w:p w14:paraId="5EEA7A35" w14:textId="77777777" w:rsidR="00497208" w:rsidRDefault="007C7D88">
            <w:pPr>
              <w:pStyle w:val="TableParagraph"/>
              <w:ind w:left="99"/>
              <w:rPr>
                <w:sz w:val="20"/>
              </w:rPr>
            </w:pPr>
            <w:bookmarkStart w:id="251" w:name="_bookmark26"/>
            <w:bookmarkEnd w:id="251"/>
            <w:r>
              <w:rPr>
                <w:spacing w:val="-2"/>
                <w:sz w:val="20"/>
              </w:rPr>
              <w:t>published.</w:t>
            </w:r>
          </w:p>
        </w:tc>
        <w:tc>
          <w:tcPr>
            <w:tcW w:w="552" w:type="dxa"/>
          </w:tcPr>
          <w:p w14:paraId="5EEA7A36" w14:textId="77777777" w:rsidR="00497208" w:rsidRDefault="00497208">
            <w:pPr>
              <w:pStyle w:val="TableParagraph"/>
              <w:spacing w:line="240" w:lineRule="auto"/>
              <w:rPr>
                <w:sz w:val="16"/>
              </w:rPr>
            </w:pPr>
          </w:p>
        </w:tc>
        <w:tc>
          <w:tcPr>
            <w:tcW w:w="4641" w:type="dxa"/>
          </w:tcPr>
          <w:p w14:paraId="5EEA7A37" w14:textId="77777777" w:rsidR="00497208" w:rsidRDefault="007C7D88">
            <w:pPr>
              <w:pStyle w:val="TableParagraph"/>
              <w:ind w:left="97"/>
              <w:rPr>
                <w:sz w:val="20"/>
              </w:rPr>
            </w:pPr>
            <w:hyperlink r:id="rId71">
              <w:r>
                <w:rPr>
                  <w:spacing w:val="-2"/>
                  <w:sz w:val="20"/>
                </w:rPr>
                <w:t>9702166.</w:t>
              </w:r>
            </w:hyperlink>
          </w:p>
        </w:tc>
      </w:tr>
      <w:tr w:rsidR="00497208" w14:paraId="5EEA7A3D" w14:textId="77777777">
        <w:trPr>
          <w:trHeight w:val="239"/>
        </w:trPr>
        <w:tc>
          <w:tcPr>
            <w:tcW w:w="482" w:type="dxa"/>
          </w:tcPr>
          <w:p w14:paraId="5EEA7A39" w14:textId="77777777" w:rsidR="00497208" w:rsidRDefault="007C7D88">
            <w:pPr>
              <w:pStyle w:val="TableParagraph"/>
              <w:ind w:right="98"/>
              <w:jc w:val="right"/>
              <w:rPr>
                <w:sz w:val="20"/>
              </w:rPr>
            </w:pPr>
            <w:r>
              <w:rPr>
                <w:spacing w:val="-4"/>
                <w:sz w:val="20"/>
              </w:rPr>
              <w:t>[11]</w:t>
            </w:r>
          </w:p>
        </w:tc>
        <w:tc>
          <w:tcPr>
            <w:tcW w:w="4710" w:type="dxa"/>
          </w:tcPr>
          <w:p w14:paraId="5EEA7A3A" w14:textId="77777777" w:rsidR="00497208" w:rsidRDefault="007C7D88">
            <w:pPr>
              <w:pStyle w:val="TableParagraph"/>
              <w:ind w:left="99"/>
              <w:rPr>
                <w:sz w:val="20"/>
              </w:rPr>
            </w:pPr>
            <w:r>
              <w:rPr>
                <w:sz w:val="20"/>
              </w:rPr>
              <w:t>Derek</w:t>
            </w:r>
            <w:r>
              <w:rPr>
                <w:spacing w:val="-6"/>
                <w:sz w:val="20"/>
              </w:rPr>
              <w:t xml:space="preserve"> </w:t>
            </w:r>
            <w:r>
              <w:rPr>
                <w:sz w:val="20"/>
              </w:rPr>
              <w:t>T.Y.</w:t>
            </w:r>
            <w:r>
              <w:rPr>
                <w:spacing w:val="-6"/>
                <w:sz w:val="20"/>
              </w:rPr>
              <w:t xml:space="preserve"> </w:t>
            </w:r>
            <w:r>
              <w:rPr>
                <w:sz w:val="20"/>
              </w:rPr>
              <w:t>Mann</w:t>
            </w:r>
            <w:r>
              <w:rPr>
                <w:spacing w:val="-6"/>
                <w:sz w:val="20"/>
              </w:rPr>
              <w:t xml:space="preserve"> </w:t>
            </w:r>
            <w:r>
              <w:rPr>
                <w:sz w:val="20"/>
              </w:rPr>
              <w:t>et</w:t>
            </w:r>
            <w:r>
              <w:rPr>
                <w:spacing w:val="-6"/>
                <w:sz w:val="20"/>
              </w:rPr>
              <w:t xml:space="preserve"> </w:t>
            </w:r>
            <w:r>
              <w:rPr>
                <w:sz w:val="20"/>
              </w:rPr>
              <w:t>al.</w:t>
            </w:r>
            <w:r>
              <w:rPr>
                <w:spacing w:val="-6"/>
                <w:sz w:val="20"/>
              </w:rPr>
              <w:t xml:space="preserve"> </w:t>
            </w:r>
            <w:r>
              <w:rPr>
                <w:sz w:val="20"/>
              </w:rPr>
              <w:t>“Perceptual-Cognitive</w:t>
            </w:r>
            <w:r>
              <w:rPr>
                <w:spacing w:val="-6"/>
                <w:sz w:val="20"/>
              </w:rPr>
              <w:t xml:space="preserve"> </w:t>
            </w:r>
            <w:r>
              <w:rPr>
                <w:spacing w:val="-2"/>
                <w:sz w:val="20"/>
              </w:rPr>
              <w:t>Expertise</w:t>
            </w:r>
          </w:p>
        </w:tc>
        <w:tc>
          <w:tcPr>
            <w:tcW w:w="552" w:type="dxa"/>
          </w:tcPr>
          <w:p w14:paraId="5EEA7A3B" w14:textId="77777777" w:rsidR="00497208" w:rsidRDefault="00497208">
            <w:pPr>
              <w:pStyle w:val="TableParagraph"/>
              <w:spacing w:line="240" w:lineRule="auto"/>
              <w:rPr>
                <w:sz w:val="16"/>
              </w:rPr>
            </w:pPr>
          </w:p>
        </w:tc>
        <w:tc>
          <w:tcPr>
            <w:tcW w:w="4641" w:type="dxa"/>
          </w:tcPr>
          <w:p w14:paraId="5EEA7A3C" w14:textId="77777777" w:rsidR="00497208" w:rsidRDefault="00497208">
            <w:pPr>
              <w:pStyle w:val="TableParagraph"/>
              <w:spacing w:line="240" w:lineRule="auto"/>
              <w:rPr>
                <w:sz w:val="16"/>
              </w:rPr>
            </w:pPr>
          </w:p>
        </w:tc>
      </w:tr>
      <w:tr w:rsidR="00497208" w14:paraId="5EEA7A42" w14:textId="77777777">
        <w:trPr>
          <w:trHeight w:val="239"/>
        </w:trPr>
        <w:tc>
          <w:tcPr>
            <w:tcW w:w="482" w:type="dxa"/>
          </w:tcPr>
          <w:p w14:paraId="5EEA7A3E" w14:textId="77777777" w:rsidR="00497208" w:rsidRDefault="00497208">
            <w:pPr>
              <w:pStyle w:val="TableParagraph"/>
              <w:spacing w:line="240" w:lineRule="auto"/>
              <w:rPr>
                <w:sz w:val="16"/>
              </w:rPr>
            </w:pPr>
          </w:p>
        </w:tc>
        <w:tc>
          <w:tcPr>
            <w:tcW w:w="4710" w:type="dxa"/>
          </w:tcPr>
          <w:p w14:paraId="5EEA7A3F" w14:textId="77777777" w:rsidR="00497208" w:rsidRDefault="007C7D88">
            <w:pPr>
              <w:pStyle w:val="TableParagraph"/>
              <w:ind w:left="99"/>
              <w:rPr>
                <w:i/>
                <w:sz w:val="20"/>
              </w:rPr>
            </w:pPr>
            <w:r>
              <w:rPr>
                <w:sz w:val="20"/>
              </w:rPr>
              <w:t>in</w:t>
            </w:r>
            <w:r>
              <w:rPr>
                <w:spacing w:val="27"/>
                <w:sz w:val="20"/>
              </w:rPr>
              <w:t xml:space="preserve"> </w:t>
            </w:r>
            <w:r>
              <w:rPr>
                <w:sz w:val="20"/>
              </w:rPr>
              <w:t>Sport:</w:t>
            </w:r>
            <w:r>
              <w:rPr>
                <w:spacing w:val="28"/>
                <w:sz w:val="20"/>
              </w:rPr>
              <w:t xml:space="preserve"> </w:t>
            </w:r>
            <w:r>
              <w:rPr>
                <w:sz w:val="20"/>
              </w:rPr>
              <w:t>A</w:t>
            </w:r>
            <w:r>
              <w:rPr>
                <w:spacing w:val="28"/>
                <w:sz w:val="20"/>
              </w:rPr>
              <w:t xml:space="preserve"> </w:t>
            </w:r>
            <w:r>
              <w:rPr>
                <w:sz w:val="20"/>
              </w:rPr>
              <w:t>Meta-Analysis”.</w:t>
            </w:r>
            <w:r>
              <w:rPr>
                <w:spacing w:val="28"/>
                <w:sz w:val="20"/>
              </w:rPr>
              <w:t xml:space="preserve"> </w:t>
            </w:r>
            <w:r>
              <w:rPr>
                <w:sz w:val="20"/>
              </w:rPr>
              <w:t>In:</w:t>
            </w:r>
            <w:r>
              <w:rPr>
                <w:spacing w:val="28"/>
                <w:sz w:val="20"/>
              </w:rPr>
              <w:t xml:space="preserve"> </w:t>
            </w:r>
            <w:r>
              <w:rPr>
                <w:i/>
                <w:sz w:val="20"/>
              </w:rPr>
              <w:t>Journal</w:t>
            </w:r>
            <w:r>
              <w:rPr>
                <w:i/>
                <w:spacing w:val="27"/>
                <w:sz w:val="20"/>
              </w:rPr>
              <w:t xml:space="preserve"> </w:t>
            </w:r>
            <w:r>
              <w:rPr>
                <w:i/>
                <w:sz w:val="20"/>
              </w:rPr>
              <w:t>of</w:t>
            </w:r>
            <w:r>
              <w:rPr>
                <w:i/>
                <w:spacing w:val="28"/>
                <w:sz w:val="20"/>
              </w:rPr>
              <w:t xml:space="preserve"> </w:t>
            </w:r>
            <w:r>
              <w:rPr>
                <w:i/>
                <w:sz w:val="20"/>
              </w:rPr>
              <w:t>Sport</w:t>
            </w:r>
            <w:r>
              <w:rPr>
                <w:i/>
                <w:spacing w:val="28"/>
                <w:sz w:val="20"/>
              </w:rPr>
              <w:t xml:space="preserve"> </w:t>
            </w:r>
            <w:r>
              <w:rPr>
                <w:i/>
                <w:spacing w:val="-5"/>
                <w:sz w:val="20"/>
              </w:rPr>
              <w:t>and</w:t>
            </w:r>
          </w:p>
        </w:tc>
        <w:tc>
          <w:tcPr>
            <w:tcW w:w="552" w:type="dxa"/>
          </w:tcPr>
          <w:p w14:paraId="5EEA7A40" w14:textId="77777777" w:rsidR="00497208" w:rsidRDefault="00497208">
            <w:pPr>
              <w:pStyle w:val="TableParagraph"/>
              <w:spacing w:line="240" w:lineRule="auto"/>
              <w:rPr>
                <w:sz w:val="16"/>
              </w:rPr>
            </w:pPr>
          </w:p>
        </w:tc>
        <w:tc>
          <w:tcPr>
            <w:tcW w:w="4641" w:type="dxa"/>
          </w:tcPr>
          <w:p w14:paraId="5EEA7A41" w14:textId="77777777" w:rsidR="00497208" w:rsidRDefault="00497208">
            <w:pPr>
              <w:pStyle w:val="TableParagraph"/>
              <w:spacing w:line="240" w:lineRule="auto"/>
              <w:rPr>
                <w:sz w:val="16"/>
              </w:rPr>
            </w:pPr>
          </w:p>
        </w:tc>
      </w:tr>
      <w:tr w:rsidR="00497208" w14:paraId="5EEA7A47" w14:textId="77777777">
        <w:trPr>
          <w:trHeight w:val="239"/>
        </w:trPr>
        <w:tc>
          <w:tcPr>
            <w:tcW w:w="482" w:type="dxa"/>
          </w:tcPr>
          <w:p w14:paraId="5EEA7A43" w14:textId="77777777" w:rsidR="00497208" w:rsidRDefault="00497208">
            <w:pPr>
              <w:pStyle w:val="TableParagraph"/>
              <w:spacing w:line="240" w:lineRule="auto"/>
              <w:rPr>
                <w:sz w:val="16"/>
              </w:rPr>
            </w:pPr>
          </w:p>
        </w:tc>
        <w:tc>
          <w:tcPr>
            <w:tcW w:w="4710" w:type="dxa"/>
          </w:tcPr>
          <w:p w14:paraId="5EEA7A44" w14:textId="77777777" w:rsidR="00497208" w:rsidRDefault="007C7D88">
            <w:pPr>
              <w:pStyle w:val="TableParagraph"/>
              <w:ind w:left="99"/>
              <w:rPr>
                <w:sz w:val="20"/>
              </w:rPr>
            </w:pPr>
            <w:r>
              <w:rPr>
                <w:i/>
                <w:sz w:val="20"/>
              </w:rPr>
              <w:t>Exercise</w:t>
            </w:r>
            <w:r>
              <w:rPr>
                <w:i/>
                <w:spacing w:val="37"/>
                <w:sz w:val="20"/>
              </w:rPr>
              <w:t xml:space="preserve"> </w:t>
            </w:r>
            <w:r>
              <w:rPr>
                <w:i/>
                <w:sz w:val="20"/>
              </w:rPr>
              <w:t>Psychology</w:t>
            </w:r>
            <w:r>
              <w:rPr>
                <w:i/>
                <w:spacing w:val="38"/>
                <w:sz w:val="20"/>
              </w:rPr>
              <w:t xml:space="preserve"> </w:t>
            </w:r>
            <w:r>
              <w:rPr>
                <w:sz w:val="20"/>
              </w:rPr>
              <w:t>29.4</w:t>
            </w:r>
            <w:r>
              <w:rPr>
                <w:spacing w:val="38"/>
                <w:sz w:val="20"/>
              </w:rPr>
              <w:t xml:space="preserve"> </w:t>
            </w:r>
            <w:r>
              <w:rPr>
                <w:sz w:val="20"/>
              </w:rPr>
              <w:t>(Aug.</w:t>
            </w:r>
            <w:r>
              <w:rPr>
                <w:spacing w:val="38"/>
                <w:sz w:val="20"/>
              </w:rPr>
              <w:t xml:space="preserve"> </w:t>
            </w:r>
            <w:r>
              <w:rPr>
                <w:sz w:val="20"/>
              </w:rPr>
              <w:t>2007),</w:t>
            </w:r>
            <w:r>
              <w:rPr>
                <w:spacing w:val="38"/>
                <w:sz w:val="20"/>
              </w:rPr>
              <w:t xml:space="preserve"> </w:t>
            </w:r>
            <w:r>
              <w:rPr>
                <w:sz w:val="20"/>
              </w:rPr>
              <w:t>pp.</w:t>
            </w:r>
            <w:r>
              <w:rPr>
                <w:spacing w:val="38"/>
                <w:sz w:val="20"/>
              </w:rPr>
              <w:t xml:space="preserve"> </w:t>
            </w:r>
            <w:r>
              <w:rPr>
                <w:sz w:val="20"/>
              </w:rPr>
              <w:t>457–</w:t>
            </w:r>
            <w:r>
              <w:rPr>
                <w:spacing w:val="-4"/>
                <w:sz w:val="20"/>
              </w:rPr>
              <w:t>478.</w:t>
            </w:r>
          </w:p>
        </w:tc>
        <w:tc>
          <w:tcPr>
            <w:tcW w:w="552" w:type="dxa"/>
          </w:tcPr>
          <w:p w14:paraId="5EEA7A45" w14:textId="77777777" w:rsidR="00497208" w:rsidRDefault="00497208">
            <w:pPr>
              <w:pStyle w:val="TableParagraph"/>
              <w:spacing w:line="240" w:lineRule="auto"/>
              <w:rPr>
                <w:sz w:val="16"/>
              </w:rPr>
            </w:pPr>
          </w:p>
        </w:tc>
        <w:tc>
          <w:tcPr>
            <w:tcW w:w="4641" w:type="dxa"/>
          </w:tcPr>
          <w:p w14:paraId="5EEA7A46" w14:textId="77777777" w:rsidR="00497208" w:rsidRDefault="00497208">
            <w:pPr>
              <w:pStyle w:val="TableParagraph"/>
              <w:spacing w:line="240" w:lineRule="auto"/>
              <w:rPr>
                <w:sz w:val="16"/>
              </w:rPr>
            </w:pPr>
          </w:p>
        </w:tc>
      </w:tr>
      <w:tr w:rsidR="00497208" w14:paraId="5EEA7A4C" w14:textId="77777777">
        <w:trPr>
          <w:trHeight w:val="239"/>
        </w:trPr>
        <w:tc>
          <w:tcPr>
            <w:tcW w:w="482" w:type="dxa"/>
          </w:tcPr>
          <w:p w14:paraId="5EEA7A48" w14:textId="77777777" w:rsidR="00497208" w:rsidRDefault="00497208">
            <w:pPr>
              <w:pStyle w:val="TableParagraph"/>
              <w:spacing w:line="240" w:lineRule="auto"/>
              <w:rPr>
                <w:sz w:val="16"/>
              </w:rPr>
            </w:pPr>
          </w:p>
        </w:tc>
        <w:tc>
          <w:tcPr>
            <w:tcW w:w="4710" w:type="dxa"/>
          </w:tcPr>
          <w:p w14:paraId="5EEA7A49" w14:textId="77777777" w:rsidR="00497208" w:rsidRDefault="007C7D88">
            <w:pPr>
              <w:pStyle w:val="TableParagraph"/>
              <w:ind w:left="104"/>
              <w:rPr>
                <w:sz w:val="20"/>
              </w:rPr>
            </w:pPr>
            <w:r>
              <w:rPr>
                <w:sz w:val="16"/>
              </w:rPr>
              <w:t>ISSN</w:t>
            </w:r>
            <w:r>
              <w:rPr>
                <w:sz w:val="20"/>
              </w:rPr>
              <w:t>:</w:t>
            </w:r>
            <w:r>
              <w:rPr>
                <w:spacing w:val="47"/>
                <w:sz w:val="20"/>
              </w:rPr>
              <w:t xml:space="preserve"> </w:t>
            </w:r>
            <w:r>
              <w:rPr>
                <w:sz w:val="20"/>
              </w:rPr>
              <w:t>0895-2779,</w:t>
            </w:r>
            <w:r>
              <w:rPr>
                <w:spacing w:val="48"/>
                <w:sz w:val="20"/>
              </w:rPr>
              <w:t xml:space="preserve"> </w:t>
            </w:r>
            <w:r>
              <w:rPr>
                <w:sz w:val="20"/>
              </w:rPr>
              <w:t>1543-2904.</w:t>
            </w:r>
            <w:r>
              <w:rPr>
                <w:spacing w:val="53"/>
                <w:sz w:val="20"/>
              </w:rPr>
              <w:t xml:space="preserve"> </w:t>
            </w:r>
            <w:r>
              <w:rPr>
                <w:sz w:val="16"/>
              </w:rPr>
              <w:t>DOI</w:t>
            </w:r>
            <w:r>
              <w:rPr>
                <w:sz w:val="20"/>
              </w:rPr>
              <w:t>:</w:t>
            </w:r>
            <w:r>
              <w:rPr>
                <w:spacing w:val="48"/>
                <w:sz w:val="20"/>
              </w:rPr>
              <w:t xml:space="preserve"> </w:t>
            </w:r>
            <w:hyperlink r:id="rId72">
              <w:r>
                <w:rPr>
                  <w:spacing w:val="8"/>
                  <w:sz w:val="20"/>
                </w:rPr>
                <w:t>10.1123/jsep.29.</w:t>
              </w:r>
            </w:hyperlink>
          </w:p>
        </w:tc>
        <w:tc>
          <w:tcPr>
            <w:tcW w:w="552" w:type="dxa"/>
          </w:tcPr>
          <w:p w14:paraId="5EEA7A4A" w14:textId="77777777" w:rsidR="00497208" w:rsidRDefault="00497208">
            <w:pPr>
              <w:pStyle w:val="TableParagraph"/>
              <w:spacing w:line="240" w:lineRule="auto"/>
              <w:rPr>
                <w:sz w:val="16"/>
              </w:rPr>
            </w:pPr>
          </w:p>
        </w:tc>
        <w:tc>
          <w:tcPr>
            <w:tcW w:w="4641" w:type="dxa"/>
          </w:tcPr>
          <w:p w14:paraId="5EEA7A4B" w14:textId="77777777" w:rsidR="00497208" w:rsidRDefault="00497208">
            <w:pPr>
              <w:pStyle w:val="TableParagraph"/>
              <w:spacing w:line="240" w:lineRule="auto"/>
              <w:rPr>
                <w:sz w:val="16"/>
              </w:rPr>
            </w:pPr>
          </w:p>
        </w:tc>
      </w:tr>
      <w:tr w:rsidR="00497208" w14:paraId="5EEA7A51" w14:textId="77777777">
        <w:trPr>
          <w:trHeight w:val="239"/>
        </w:trPr>
        <w:tc>
          <w:tcPr>
            <w:tcW w:w="482" w:type="dxa"/>
          </w:tcPr>
          <w:p w14:paraId="5EEA7A4D" w14:textId="77777777" w:rsidR="00497208" w:rsidRDefault="00497208">
            <w:pPr>
              <w:pStyle w:val="TableParagraph"/>
              <w:spacing w:line="240" w:lineRule="auto"/>
              <w:rPr>
                <w:sz w:val="16"/>
              </w:rPr>
            </w:pPr>
          </w:p>
        </w:tc>
        <w:tc>
          <w:tcPr>
            <w:tcW w:w="4710" w:type="dxa"/>
          </w:tcPr>
          <w:p w14:paraId="5EEA7A4E" w14:textId="77777777" w:rsidR="00497208" w:rsidRDefault="007C7D88">
            <w:pPr>
              <w:pStyle w:val="TableParagraph"/>
              <w:ind w:left="99"/>
              <w:rPr>
                <w:sz w:val="20"/>
              </w:rPr>
            </w:pPr>
            <w:hyperlink r:id="rId73">
              <w:proofErr w:type="gramStart"/>
              <w:r>
                <w:rPr>
                  <w:sz w:val="20"/>
                </w:rPr>
                <w:t>4</w:t>
              </w:r>
              <w:r>
                <w:rPr>
                  <w:spacing w:val="-5"/>
                  <w:sz w:val="20"/>
                </w:rPr>
                <w:t xml:space="preserve"> </w:t>
              </w:r>
              <w:r>
                <w:rPr>
                  <w:sz w:val="20"/>
                </w:rPr>
                <w:t>.</w:t>
              </w:r>
              <w:proofErr w:type="gramEnd"/>
              <w:r>
                <w:rPr>
                  <w:spacing w:val="-5"/>
                  <w:sz w:val="20"/>
                </w:rPr>
                <w:t xml:space="preserve"> </w:t>
              </w:r>
              <w:r>
                <w:rPr>
                  <w:sz w:val="20"/>
                </w:rPr>
                <w:t>457.</w:t>
              </w:r>
            </w:hyperlink>
            <w:r>
              <w:rPr>
                <w:spacing w:val="63"/>
                <w:sz w:val="20"/>
              </w:rPr>
              <w:t xml:space="preserve"> </w:t>
            </w:r>
            <w:r>
              <w:rPr>
                <w:sz w:val="16"/>
              </w:rPr>
              <w:t>URL</w:t>
            </w:r>
            <w:r>
              <w:rPr>
                <w:sz w:val="20"/>
              </w:rPr>
              <w:t>:</w:t>
            </w:r>
            <w:r>
              <w:rPr>
                <w:spacing w:val="59"/>
                <w:sz w:val="20"/>
              </w:rPr>
              <w:t xml:space="preserve"> </w:t>
            </w:r>
            <w:hyperlink r:id="rId74">
              <w:r>
                <w:rPr>
                  <w:sz w:val="20"/>
                </w:rPr>
                <w:t>https</w:t>
              </w:r>
              <w:r>
                <w:rPr>
                  <w:spacing w:val="-5"/>
                  <w:sz w:val="20"/>
                </w:rPr>
                <w:t xml:space="preserve"> </w:t>
              </w:r>
              <w:r>
                <w:rPr>
                  <w:sz w:val="20"/>
                </w:rPr>
                <w:t>:</w:t>
              </w:r>
              <w:r>
                <w:rPr>
                  <w:spacing w:val="-5"/>
                  <w:sz w:val="20"/>
                </w:rPr>
                <w:t xml:space="preserve"> </w:t>
              </w:r>
              <w:r>
                <w:rPr>
                  <w:sz w:val="20"/>
                </w:rPr>
                <w:t>/</w:t>
              </w:r>
              <w:r>
                <w:rPr>
                  <w:spacing w:val="-5"/>
                  <w:sz w:val="20"/>
                </w:rPr>
                <w:t xml:space="preserve"> </w:t>
              </w:r>
              <w:r>
                <w:rPr>
                  <w:sz w:val="20"/>
                </w:rPr>
                <w:t>/</w:t>
              </w:r>
              <w:r>
                <w:rPr>
                  <w:spacing w:val="-5"/>
                  <w:sz w:val="20"/>
                </w:rPr>
                <w:t xml:space="preserve"> </w:t>
              </w:r>
              <w:r>
                <w:rPr>
                  <w:sz w:val="20"/>
                </w:rPr>
                <w:t>journals</w:t>
              </w:r>
              <w:r>
                <w:rPr>
                  <w:spacing w:val="-5"/>
                  <w:sz w:val="20"/>
                </w:rPr>
                <w:t xml:space="preserve"> </w:t>
              </w:r>
              <w:r>
                <w:rPr>
                  <w:sz w:val="20"/>
                </w:rPr>
                <w:t>.</w:t>
              </w:r>
              <w:r>
                <w:rPr>
                  <w:spacing w:val="-5"/>
                  <w:sz w:val="20"/>
                </w:rPr>
                <w:t xml:space="preserve"> </w:t>
              </w:r>
              <w:proofErr w:type="spellStart"/>
              <w:proofErr w:type="gramStart"/>
              <w:r>
                <w:rPr>
                  <w:sz w:val="20"/>
                </w:rPr>
                <w:t>humankinetics</w:t>
              </w:r>
              <w:proofErr w:type="spellEnd"/>
              <w:r>
                <w:rPr>
                  <w:spacing w:val="-4"/>
                  <w:sz w:val="20"/>
                </w:rPr>
                <w:t xml:space="preserve"> </w:t>
              </w:r>
              <w:r>
                <w:rPr>
                  <w:sz w:val="20"/>
                </w:rPr>
                <w:t>.</w:t>
              </w:r>
              <w:proofErr w:type="gramEnd"/>
              <w:r>
                <w:rPr>
                  <w:spacing w:val="-5"/>
                  <w:sz w:val="20"/>
                </w:rPr>
                <w:t xml:space="preserve"> </w:t>
              </w:r>
              <w:r>
                <w:rPr>
                  <w:sz w:val="20"/>
                </w:rPr>
                <w:t>com</w:t>
              </w:r>
              <w:r>
                <w:rPr>
                  <w:spacing w:val="-5"/>
                  <w:sz w:val="20"/>
                </w:rPr>
                <w:t xml:space="preserve"> </w:t>
              </w:r>
              <w:r>
                <w:rPr>
                  <w:spacing w:val="-10"/>
                  <w:sz w:val="20"/>
                </w:rPr>
                <w:t>/</w:t>
              </w:r>
            </w:hyperlink>
          </w:p>
        </w:tc>
        <w:tc>
          <w:tcPr>
            <w:tcW w:w="552" w:type="dxa"/>
          </w:tcPr>
          <w:p w14:paraId="5EEA7A4F" w14:textId="77777777" w:rsidR="00497208" w:rsidRDefault="00497208">
            <w:pPr>
              <w:pStyle w:val="TableParagraph"/>
              <w:spacing w:line="240" w:lineRule="auto"/>
              <w:rPr>
                <w:sz w:val="16"/>
              </w:rPr>
            </w:pPr>
          </w:p>
        </w:tc>
        <w:tc>
          <w:tcPr>
            <w:tcW w:w="4641" w:type="dxa"/>
          </w:tcPr>
          <w:p w14:paraId="5EEA7A50" w14:textId="77777777" w:rsidR="00497208" w:rsidRDefault="00497208">
            <w:pPr>
              <w:pStyle w:val="TableParagraph"/>
              <w:spacing w:line="240" w:lineRule="auto"/>
              <w:rPr>
                <w:sz w:val="16"/>
              </w:rPr>
            </w:pPr>
          </w:p>
        </w:tc>
      </w:tr>
      <w:tr w:rsidR="00497208" w14:paraId="5EEA7A56" w14:textId="77777777">
        <w:trPr>
          <w:trHeight w:val="239"/>
        </w:trPr>
        <w:tc>
          <w:tcPr>
            <w:tcW w:w="482" w:type="dxa"/>
          </w:tcPr>
          <w:p w14:paraId="5EEA7A52" w14:textId="77777777" w:rsidR="00497208" w:rsidRDefault="00497208">
            <w:pPr>
              <w:pStyle w:val="TableParagraph"/>
              <w:spacing w:line="240" w:lineRule="auto"/>
              <w:rPr>
                <w:sz w:val="16"/>
              </w:rPr>
            </w:pPr>
          </w:p>
        </w:tc>
        <w:tc>
          <w:tcPr>
            <w:tcW w:w="4710" w:type="dxa"/>
          </w:tcPr>
          <w:p w14:paraId="5EEA7A53" w14:textId="77777777" w:rsidR="00497208" w:rsidRDefault="007C7D88">
            <w:pPr>
              <w:pStyle w:val="TableParagraph"/>
              <w:ind w:left="99"/>
              <w:rPr>
                <w:sz w:val="20"/>
              </w:rPr>
            </w:pPr>
            <w:hyperlink r:id="rId75">
              <w:r>
                <w:rPr>
                  <w:sz w:val="20"/>
                </w:rPr>
                <w:t>view/journals/</w:t>
              </w:r>
              <w:proofErr w:type="spellStart"/>
              <w:r>
                <w:rPr>
                  <w:sz w:val="20"/>
                </w:rPr>
                <w:t>jsep</w:t>
              </w:r>
              <w:proofErr w:type="spellEnd"/>
              <w:r>
                <w:rPr>
                  <w:sz w:val="20"/>
                </w:rPr>
                <w:t>/29/4/article-</w:t>
              </w:r>
              <w:r>
                <w:rPr>
                  <w:spacing w:val="5"/>
                  <w:sz w:val="20"/>
                </w:rPr>
                <w:t xml:space="preserve"> </w:t>
              </w:r>
              <w:r>
                <w:rPr>
                  <w:sz w:val="20"/>
                </w:rPr>
                <w:t>p457.xml</w:t>
              </w:r>
            </w:hyperlink>
            <w:r>
              <w:rPr>
                <w:spacing w:val="34"/>
                <w:sz w:val="20"/>
              </w:rPr>
              <w:t xml:space="preserve">  </w:t>
            </w:r>
            <w:r>
              <w:rPr>
                <w:sz w:val="20"/>
              </w:rPr>
              <w:t>(</w:t>
            </w:r>
            <w:proofErr w:type="gramStart"/>
            <w:r>
              <w:rPr>
                <w:sz w:val="20"/>
              </w:rPr>
              <w:t>visited</w:t>
            </w:r>
            <w:r>
              <w:rPr>
                <w:spacing w:val="35"/>
                <w:sz w:val="20"/>
              </w:rPr>
              <w:t xml:space="preserve">  </w:t>
            </w:r>
            <w:r>
              <w:rPr>
                <w:spacing w:val="-5"/>
                <w:sz w:val="20"/>
              </w:rPr>
              <w:t>on</w:t>
            </w:r>
            <w:proofErr w:type="gramEnd"/>
          </w:p>
        </w:tc>
        <w:tc>
          <w:tcPr>
            <w:tcW w:w="552" w:type="dxa"/>
          </w:tcPr>
          <w:p w14:paraId="5EEA7A54" w14:textId="77777777" w:rsidR="00497208" w:rsidRDefault="00497208">
            <w:pPr>
              <w:pStyle w:val="TableParagraph"/>
              <w:spacing w:line="240" w:lineRule="auto"/>
              <w:rPr>
                <w:sz w:val="16"/>
              </w:rPr>
            </w:pPr>
          </w:p>
        </w:tc>
        <w:tc>
          <w:tcPr>
            <w:tcW w:w="4641" w:type="dxa"/>
          </w:tcPr>
          <w:p w14:paraId="5EEA7A55" w14:textId="77777777" w:rsidR="00497208" w:rsidRDefault="00497208">
            <w:pPr>
              <w:pStyle w:val="TableParagraph"/>
              <w:spacing w:line="240" w:lineRule="auto"/>
              <w:rPr>
                <w:sz w:val="16"/>
              </w:rPr>
            </w:pPr>
          </w:p>
        </w:tc>
      </w:tr>
      <w:tr w:rsidR="00497208" w14:paraId="5EEA7A5B" w14:textId="77777777">
        <w:trPr>
          <w:trHeight w:val="239"/>
        </w:trPr>
        <w:tc>
          <w:tcPr>
            <w:tcW w:w="482" w:type="dxa"/>
          </w:tcPr>
          <w:p w14:paraId="5EEA7A57" w14:textId="77777777" w:rsidR="00497208" w:rsidRDefault="00497208">
            <w:pPr>
              <w:pStyle w:val="TableParagraph"/>
              <w:spacing w:line="240" w:lineRule="auto"/>
              <w:rPr>
                <w:sz w:val="16"/>
              </w:rPr>
            </w:pPr>
          </w:p>
        </w:tc>
        <w:tc>
          <w:tcPr>
            <w:tcW w:w="4710" w:type="dxa"/>
          </w:tcPr>
          <w:p w14:paraId="5EEA7A58" w14:textId="77777777" w:rsidR="00497208" w:rsidRDefault="007C7D88">
            <w:pPr>
              <w:pStyle w:val="TableParagraph"/>
              <w:ind w:left="99"/>
              <w:rPr>
                <w:sz w:val="20"/>
              </w:rPr>
            </w:pPr>
            <w:bookmarkStart w:id="252" w:name="_bookmark27"/>
            <w:bookmarkEnd w:id="252"/>
            <w:r>
              <w:rPr>
                <w:spacing w:val="-2"/>
                <w:sz w:val="20"/>
              </w:rPr>
              <w:t>12/09/2025).</w:t>
            </w:r>
          </w:p>
        </w:tc>
        <w:tc>
          <w:tcPr>
            <w:tcW w:w="552" w:type="dxa"/>
          </w:tcPr>
          <w:p w14:paraId="5EEA7A59" w14:textId="77777777" w:rsidR="00497208" w:rsidRDefault="00497208">
            <w:pPr>
              <w:pStyle w:val="TableParagraph"/>
              <w:spacing w:line="240" w:lineRule="auto"/>
              <w:rPr>
                <w:sz w:val="16"/>
              </w:rPr>
            </w:pPr>
          </w:p>
        </w:tc>
        <w:tc>
          <w:tcPr>
            <w:tcW w:w="4641" w:type="dxa"/>
          </w:tcPr>
          <w:p w14:paraId="5EEA7A5A" w14:textId="77777777" w:rsidR="00497208" w:rsidRDefault="00497208">
            <w:pPr>
              <w:pStyle w:val="TableParagraph"/>
              <w:spacing w:line="240" w:lineRule="auto"/>
              <w:rPr>
                <w:sz w:val="16"/>
              </w:rPr>
            </w:pPr>
          </w:p>
        </w:tc>
      </w:tr>
      <w:tr w:rsidR="00497208" w14:paraId="5EEA7A60" w14:textId="77777777">
        <w:trPr>
          <w:trHeight w:val="239"/>
        </w:trPr>
        <w:tc>
          <w:tcPr>
            <w:tcW w:w="482" w:type="dxa"/>
          </w:tcPr>
          <w:p w14:paraId="5EEA7A5C" w14:textId="77777777" w:rsidR="00497208" w:rsidRDefault="007C7D88">
            <w:pPr>
              <w:pStyle w:val="TableParagraph"/>
              <w:ind w:right="98"/>
              <w:jc w:val="right"/>
              <w:rPr>
                <w:sz w:val="20"/>
              </w:rPr>
            </w:pPr>
            <w:r>
              <w:rPr>
                <w:spacing w:val="-4"/>
                <w:sz w:val="20"/>
              </w:rPr>
              <w:t>[12]</w:t>
            </w:r>
          </w:p>
        </w:tc>
        <w:tc>
          <w:tcPr>
            <w:tcW w:w="4710" w:type="dxa"/>
          </w:tcPr>
          <w:p w14:paraId="5EEA7A5D" w14:textId="77777777" w:rsidR="00497208" w:rsidRDefault="007C7D88">
            <w:pPr>
              <w:pStyle w:val="TableParagraph"/>
              <w:ind w:left="99"/>
              <w:rPr>
                <w:sz w:val="20"/>
              </w:rPr>
            </w:pPr>
            <w:r>
              <w:rPr>
                <w:sz w:val="20"/>
              </w:rPr>
              <w:t>Hiu</w:t>
            </w:r>
            <w:r>
              <w:rPr>
                <w:spacing w:val="16"/>
                <w:sz w:val="20"/>
              </w:rPr>
              <w:t xml:space="preserve"> </w:t>
            </w:r>
            <w:r>
              <w:rPr>
                <w:sz w:val="20"/>
              </w:rPr>
              <w:t>Mei</w:t>
            </w:r>
            <w:r>
              <w:rPr>
                <w:spacing w:val="17"/>
                <w:sz w:val="20"/>
              </w:rPr>
              <w:t xml:space="preserve"> </w:t>
            </w:r>
            <w:r>
              <w:rPr>
                <w:sz w:val="20"/>
              </w:rPr>
              <w:t>Chow</w:t>
            </w:r>
            <w:r>
              <w:rPr>
                <w:spacing w:val="17"/>
                <w:sz w:val="20"/>
              </w:rPr>
              <w:t xml:space="preserve"> </w:t>
            </w:r>
            <w:r>
              <w:rPr>
                <w:sz w:val="20"/>
              </w:rPr>
              <w:t>and</w:t>
            </w:r>
            <w:r>
              <w:rPr>
                <w:spacing w:val="18"/>
                <w:sz w:val="20"/>
              </w:rPr>
              <w:t xml:space="preserve"> </w:t>
            </w:r>
            <w:r>
              <w:rPr>
                <w:sz w:val="20"/>
              </w:rPr>
              <w:t>Miriam</w:t>
            </w:r>
            <w:r>
              <w:rPr>
                <w:spacing w:val="17"/>
                <w:sz w:val="20"/>
              </w:rPr>
              <w:t xml:space="preserve"> </w:t>
            </w:r>
            <w:r>
              <w:rPr>
                <w:sz w:val="20"/>
              </w:rPr>
              <w:t>Spering.</w:t>
            </w:r>
            <w:r>
              <w:rPr>
                <w:spacing w:val="17"/>
                <w:sz w:val="20"/>
              </w:rPr>
              <w:t xml:space="preserve"> </w:t>
            </w:r>
            <w:r>
              <w:rPr>
                <w:sz w:val="20"/>
              </w:rPr>
              <w:t>“Eye</w:t>
            </w:r>
            <w:r>
              <w:rPr>
                <w:spacing w:val="17"/>
                <w:sz w:val="20"/>
              </w:rPr>
              <w:t xml:space="preserve"> </w:t>
            </w:r>
            <w:r>
              <w:rPr>
                <w:spacing w:val="-2"/>
                <w:sz w:val="20"/>
              </w:rPr>
              <w:t>Movements</w:t>
            </w:r>
          </w:p>
        </w:tc>
        <w:tc>
          <w:tcPr>
            <w:tcW w:w="552" w:type="dxa"/>
          </w:tcPr>
          <w:p w14:paraId="5EEA7A5E" w14:textId="77777777" w:rsidR="00497208" w:rsidRDefault="00497208">
            <w:pPr>
              <w:pStyle w:val="TableParagraph"/>
              <w:spacing w:line="240" w:lineRule="auto"/>
              <w:rPr>
                <w:sz w:val="16"/>
              </w:rPr>
            </w:pPr>
          </w:p>
        </w:tc>
        <w:tc>
          <w:tcPr>
            <w:tcW w:w="4641" w:type="dxa"/>
          </w:tcPr>
          <w:p w14:paraId="5EEA7A5F" w14:textId="77777777" w:rsidR="00497208" w:rsidRDefault="00497208">
            <w:pPr>
              <w:pStyle w:val="TableParagraph"/>
              <w:spacing w:line="240" w:lineRule="auto"/>
              <w:rPr>
                <w:sz w:val="16"/>
              </w:rPr>
            </w:pPr>
          </w:p>
        </w:tc>
      </w:tr>
      <w:tr w:rsidR="00497208" w14:paraId="5EEA7A65" w14:textId="77777777">
        <w:trPr>
          <w:trHeight w:val="239"/>
        </w:trPr>
        <w:tc>
          <w:tcPr>
            <w:tcW w:w="482" w:type="dxa"/>
          </w:tcPr>
          <w:p w14:paraId="5EEA7A61" w14:textId="77777777" w:rsidR="00497208" w:rsidRDefault="00497208">
            <w:pPr>
              <w:pStyle w:val="TableParagraph"/>
              <w:spacing w:line="240" w:lineRule="auto"/>
              <w:rPr>
                <w:sz w:val="16"/>
              </w:rPr>
            </w:pPr>
          </w:p>
        </w:tc>
        <w:tc>
          <w:tcPr>
            <w:tcW w:w="4710" w:type="dxa"/>
          </w:tcPr>
          <w:p w14:paraId="5EEA7A62" w14:textId="77777777" w:rsidR="00497208" w:rsidRDefault="007C7D88">
            <w:pPr>
              <w:pStyle w:val="TableParagraph"/>
              <w:spacing w:line="220" w:lineRule="exact"/>
              <w:ind w:left="99"/>
              <w:rPr>
                <w:sz w:val="20"/>
              </w:rPr>
            </w:pPr>
            <w:r>
              <w:rPr>
                <w:sz w:val="20"/>
              </w:rPr>
              <w:t>during</w:t>
            </w:r>
            <w:r>
              <w:rPr>
                <w:spacing w:val="-5"/>
                <w:sz w:val="20"/>
              </w:rPr>
              <w:t xml:space="preserve"> </w:t>
            </w:r>
            <w:r>
              <w:rPr>
                <w:sz w:val="20"/>
              </w:rPr>
              <w:t>Optic</w:t>
            </w:r>
            <w:r>
              <w:rPr>
                <w:spacing w:val="-5"/>
                <w:sz w:val="20"/>
              </w:rPr>
              <w:t xml:space="preserve"> </w:t>
            </w:r>
            <w:r>
              <w:rPr>
                <w:sz w:val="20"/>
              </w:rPr>
              <w:t>Flow</w:t>
            </w:r>
            <w:r>
              <w:rPr>
                <w:spacing w:val="-5"/>
                <w:sz w:val="20"/>
              </w:rPr>
              <w:t xml:space="preserve"> </w:t>
            </w:r>
            <w:r>
              <w:rPr>
                <w:sz w:val="20"/>
              </w:rPr>
              <w:t>Perception”.</w:t>
            </w:r>
            <w:r>
              <w:rPr>
                <w:spacing w:val="-5"/>
                <w:sz w:val="20"/>
              </w:rPr>
              <w:t xml:space="preserve"> </w:t>
            </w:r>
            <w:r>
              <w:rPr>
                <w:sz w:val="20"/>
              </w:rPr>
              <w:t>In:</w:t>
            </w:r>
            <w:r>
              <w:rPr>
                <w:spacing w:val="-5"/>
                <w:sz w:val="20"/>
              </w:rPr>
              <w:t xml:space="preserve"> </w:t>
            </w:r>
            <w:r>
              <w:rPr>
                <w:i/>
                <w:sz w:val="20"/>
              </w:rPr>
              <w:t>Vision</w:t>
            </w:r>
            <w:r>
              <w:rPr>
                <w:i/>
                <w:spacing w:val="-5"/>
                <w:sz w:val="20"/>
              </w:rPr>
              <w:t xml:space="preserve"> </w:t>
            </w:r>
            <w:r>
              <w:rPr>
                <w:i/>
                <w:sz w:val="20"/>
              </w:rPr>
              <w:t>Research</w:t>
            </w:r>
            <w:r>
              <w:rPr>
                <w:i/>
                <w:spacing w:val="-5"/>
                <w:sz w:val="20"/>
              </w:rPr>
              <w:t xml:space="preserve"> </w:t>
            </w:r>
            <w:r>
              <w:rPr>
                <w:spacing w:val="-5"/>
                <w:sz w:val="20"/>
              </w:rPr>
              <w:t>204</w:t>
            </w:r>
          </w:p>
        </w:tc>
        <w:tc>
          <w:tcPr>
            <w:tcW w:w="552" w:type="dxa"/>
          </w:tcPr>
          <w:p w14:paraId="5EEA7A63" w14:textId="77777777" w:rsidR="00497208" w:rsidRDefault="00497208">
            <w:pPr>
              <w:pStyle w:val="TableParagraph"/>
              <w:spacing w:line="240" w:lineRule="auto"/>
              <w:rPr>
                <w:sz w:val="16"/>
              </w:rPr>
            </w:pPr>
          </w:p>
        </w:tc>
        <w:tc>
          <w:tcPr>
            <w:tcW w:w="4641" w:type="dxa"/>
          </w:tcPr>
          <w:p w14:paraId="5EEA7A64" w14:textId="77777777" w:rsidR="00497208" w:rsidRDefault="00497208">
            <w:pPr>
              <w:pStyle w:val="TableParagraph"/>
              <w:spacing w:line="240" w:lineRule="auto"/>
              <w:rPr>
                <w:sz w:val="16"/>
              </w:rPr>
            </w:pPr>
          </w:p>
        </w:tc>
      </w:tr>
    </w:tbl>
    <w:p w14:paraId="5EEA7A66" w14:textId="77777777" w:rsidR="007C7D88" w:rsidRDefault="007C7D88"/>
    <w:sectPr w:rsidR="00000000">
      <w:pgSz w:w="12240" w:h="15840"/>
      <w:pgMar w:top="980" w:right="720" w:bottom="280" w:left="72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Christopher McCarthy" w:date="2025-12-12T10:07:00Z" w:initials="CM">
    <w:p w14:paraId="7D2AE2D4" w14:textId="77777777" w:rsidR="009C18F6" w:rsidRDefault="009C18F6" w:rsidP="009C18F6">
      <w:pPr>
        <w:pStyle w:val="CommentText"/>
      </w:pPr>
      <w:r>
        <w:rPr>
          <w:rStyle w:val="CommentReference"/>
        </w:rPr>
        <w:annotationRef/>
      </w:r>
      <w:r>
        <w:t>I feel like we’re just repeating stuff here</w:t>
      </w:r>
    </w:p>
  </w:comment>
  <w:comment w:id="86" w:author="Christopher McCarthy" w:date="2025-12-12T10:34:00Z" w:initials="CM">
    <w:p w14:paraId="091DA205" w14:textId="77777777" w:rsidR="002D76CD" w:rsidRDefault="0004308F" w:rsidP="002D76CD">
      <w:pPr>
        <w:pStyle w:val="CommentText"/>
      </w:pPr>
      <w:r>
        <w:rPr>
          <w:rStyle w:val="CommentReference"/>
        </w:rPr>
        <w:annotationRef/>
      </w:r>
      <w:r w:rsidR="002D76CD">
        <w:t>I just want to flag that we are not the first to consider optical flow for action prediction in computer vision systems and I think its important that you properly capture this fact in the introduction (with refs), and in the related work.   What you want to make clear is that while others have considered the role of optical flow, no one - to the best of our knowledge, has considered its use speicifically for capturing localised visual motion patterns anchored at skeletal key points (but please do a lit search to be sure of this).  What I think might be most unique is that we are defining local regions of flow so as to allow the prediction model to not just exploit the tracked movement of the keypoint, but to also exploit spatial patterns in each point-anchored flow field, and their relationship with other point-anchored patches.  Many will have previously used flow to simply predict trajectories, but we are really looking at exploiting spatial patterns present at the onset of the action that may offer anticipatory benefits</w:t>
      </w:r>
    </w:p>
  </w:comment>
  <w:comment w:id="111" w:author="Christopher McCarthy" w:date="2025-12-12T10:59:00Z" w:initials="CM">
    <w:p w14:paraId="4C2F3C84" w14:textId="77777777" w:rsidR="00BF6E72" w:rsidRDefault="00BF6E72" w:rsidP="00BF6E72">
      <w:pPr>
        <w:pStyle w:val="CommentText"/>
      </w:pPr>
      <w:r>
        <w:rPr>
          <w:rStyle w:val="CommentReference"/>
        </w:rPr>
        <w:annotationRef/>
      </w:r>
      <w:r>
        <w:t>I am not sure why this is needed to be said here - doesn’t seem relevant to the motivations of the work</w:t>
      </w:r>
    </w:p>
  </w:comment>
  <w:comment w:id="114" w:author="Christopher McCarthy" w:date="2025-12-12T11:23:00Z" w:initials="CM">
    <w:p w14:paraId="4542F13A" w14:textId="77777777" w:rsidR="00113E47" w:rsidRDefault="003626D4" w:rsidP="00113E47">
      <w:pPr>
        <w:pStyle w:val="CommentText"/>
      </w:pPr>
      <w:r>
        <w:rPr>
          <w:rStyle w:val="CommentReference"/>
        </w:rPr>
        <w:annotationRef/>
      </w:r>
      <w:r w:rsidR="00113E47">
        <w:t xml:space="preserve">I am not sure we really need this argument.  As I said in the last draft,  optical flow is derived from RBG only images - its just a measure from it, as are keypoints - flow is not an independent source of information and so not multi-modal - so I do not think this point is needed.  What I actually think belongs here is what I suggested above - a paragraph that briefly overviews prior important work that has used flow for action prediction/recognition - a simple scholar search will show you that many have considered it so you really do need to make a clear anc concrete point about what is novel in your case - my assumption is that no one has explicitly sought to embed local point-anchored flow into an action prediction model for the purpose if capturing local motion patterns.  But you need to check this </w:t>
      </w:r>
    </w:p>
  </w:comment>
  <w:comment w:id="115" w:author="Christopher McCarthy" w:date="2025-12-12T11:29:00Z" w:initials="CM">
    <w:p w14:paraId="6907D5E9" w14:textId="77777777" w:rsidR="00965439" w:rsidRDefault="00965439" w:rsidP="00965439">
      <w:pPr>
        <w:pStyle w:val="CommentText"/>
      </w:pPr>
      <w:r>
        <w:rPr>
          <w:rStyle w:val="CommentReference"/>
        </w:rPr>
        <w:annotationRef/>
      </w:r>
      <w:r>
        <w:t>Following from my comment for the last paragraph, this paragraph should then be about how we address the gap you establish in the last parapgraph.  I think this just needs a different openning sentence, which then leads into your PoseOFF description that is already here</w:t>
      </w:r>
    </w:p>
  </w:comment>
  <w:comment w:id="146" w:author="Christopher McCarthy" w:date="2025-12-12T12:32:00Z" w:initials="CM">
    <w:p w14:paraId="29BFFEFC" w14:textId="77777777" w:rsidR="00036E65" w:rsidRDefault="00401956" w:rsidP="00036E65">
      <w:pPr>
        <w:pStyle w:val="CommentText"/>
      </w:pPr>
      <w:r>
        <w:rPr>
          <w:rStyle w:val="CommentReference"/>
        </w:rPr>
        <w:annotationRef/>
      </w:r>
      <w:r w:rsidR="00036E65">
        <w:t>I don’t think elite sport is the entry point we want here - we say nothing of it in the intro and its not what we’re about.  The related work should be very directly relating to the key topics of the paper, and should be obvious to the reader.  As such,  I would simply open with “Action prediction and anticipation is a long standing problem in computer vision, with increasing interest in approaches that can support real-time and online action prediction”.  .. Then cover important recent methods and perhaps also state that in this paper we focus specifically on methods employing skeletal keypoints.  After dealing with those, then move to visual motion in action prediction - cover a few things about biologal/human vision systems, and then add a couple of recent exmaples of flow being used for action prediction in artificial systems.  Then make some summary remarks that state that while action prediction methods have progressed significantly, and methods involving flow have been previously explored, there is little work exploring more targeted uses of spatial patterns of  flow at keypoints to capture anticipatory cues</w:t>
      </w:r>
    </w:p>
  </w:comment>
  <w:comment w:id="147" w:author="Christopher McCarthy" w:date="2025-12-12T14:03:00Z" w:initials="CM">
    <w:p w14:paraId="6B1C1ACC" w14:textId="77777777" w:rsidR="00B15C90" w:rsidRDefault="00B15C90" w:rsidP="00B15C90">
      <w:pPr>
        <w:pStyle w:val="CommentText"/>
      </w:pPr>
      <w:r>
        <w:rPr>
          <w:rStyle w:val="CommentReference"/>
        </w:rPr>
        <w:annotationRef/>
      </w:r>
      <w:r>
        <w:t>I think these refs are still good to use, but I think not as the entry point to the section - I suggest structure I outline above</w:t>
      </w:r>
    </w:p>
  </w:comment>
  <w:comment w:id="148" w:author="Christopher McCarthy" w:date="2025-12-12T14:04:00Z" w:initials="CM">
    <w:p w14:paraId="1C238F16" w14:textId="77777777" w:rsidR="00B15C90" w:rsidRDefault="00B15C90" w:rsidP="00B15C90">
      <w:pPr>
        <w:pStyle w:val="CommentText"/>
      </w:pPr>
      <w:r>
        <w:rPr>
          <w:rStyle w:val="CommentReference"/>
        </w:rPr>
        <w:annotationRef/>
      </w:r>
      <w:r>
        <w:t>This sentence not really making sense</w:t>
      </w:r>
    </w:p>
  </w:comment>
  <w:comment w:id="149" w:author="Christopher McCarthy" w:date="2025-12-12T14:04:00Z" w:initials="CM">
    <w:p w14:paraId="59DA539D" w14:textId="77777777" w:rsidR="00B15C90" w:rsidRDefault="00B15C90" w:rsidP="00B15C90">
      <w:pPr>
        <w:pStyle w:val="CommentText"/>
      </w:pPr>
      <w:r>
        <w:rPr>
          <w:rStyle w:val="CommentReference"/>
        </w:rPr>
        <w:annotationRef/>
      </w:r>
      <w:r>
        <w:t>This seems out of context - you have not said what ST-GCN++ is</w:t>
      </w:r>
    </w:p>
  </w:comment>
  <w:comment w:id="150" w:author="Christopher McCarthy" w:date="2025-12-12T14:07:00Z" w:initials="CM">
    <w:p w14:paraId="1D447900" w14:textId="77777777" w:rsidR="007C48E6" w:rsidRDefault="005660AC" w:rsidP="007C48E6">
      <w:pPr>
        <w:pStyle w:val="CommentText"/>
      </w:pPr>
      <w:r>
        <w:rPr>
          <w:rStyle w:val="CommentReference"/>
        </w:rPr>
        <w:annotationRef/>
      </w:r>
      <w:r w:rsidR="007C48E6">
        <w:t>Ok - good this is included, but remove reference to it being multi modal - its not.  Just describe it as an example of flow being used.  I feel you need  a couple more recent papers like this you can reference just to make sure you’re covering state of the art sufficiently, and then make point about how these are not quite doing what you are trying to do (ie establish the gap you are addressing)</w:t>
      </w:r>
    </w:p>
  </w:comment>
  <w:comment w:id="184" w:author="Christopher McCarthy" w:date="2025-12-12T14:56:00Z" w:initials="CM">
    <w:p w14:paraId="7CF24B53" w14:textId="77777777" w:rsidR="00B22572" w:rsidRDefault="00B22572" w:rsidP="00B22572">
      <w:pPr>
        <w:pStyle w:val="CommentText"/>
      </w:pPr>
      <w:r>
        <w:rPr>
          <w:rStyle w:val="CommentReference"/>
        </w:rPr>
        <w:annotationRef/>
      </w:r>
      <w:r>
        <w:t>You’re describing everything here descriptively, however it would be ideal to actually provide a more formal, mathematic description.  For example, each keypoint is represented as a vector (x_i, y_i) in R^2 or (x_i, y_i, z_i) in R^3 (depending on if depth data was used), and optical flow vectors are described as a 2D image velocity, (u_x, v_y), where i is keypoint index.   The more you can formalise your approach like this, the more concrete and replicable it will seem to reviewers.</w:t>
      </w:r>
    </w:p>
  </w:comment>
  <w:comment w:id="185" w:author="Christopher McCarthy" w:date="2025-12-12T14:58:00Z" w:initials="CM">
    <w:p w14:paraId="5551EBE5" w14:textId="77777777" w:rsidR="00F637ED" w:rsidRDefault="00F637ED" w:rsidP="00F637ED">
      <w:pPr>
        <w:pStyle w:val="CommentText"/>
      </w:pPr>
      <w:r>
        <w:rPr>
          <w:rStyle w:val="CommentReference"/>
        </w:rPr>
        <w:annotationRef/>
      </w:r>
      <w:r>
        <w:t xml:space="preserve">Again - to my last comment - I’d prefer this to be accompanied by formal definitions with simple and clear equations using consistent labels so its super clear </w:t>
      </w:r>
    </w:p>
  </w:comment>
  <w:comment w:id="190" w:author="Christopher McCarthy" w:date="2025-12-12T15:01:00Z" w:initials="CM">
    <w:p w14:paraId="0EC9ADA5" w14:textId="77777777" w:rsidR="00B00A6C" w:rsidRDefault="00B00A6C" w:rsidP="00B00A6C">
      <w:pPr>
        <w:pStyle w:val="CommentText"/>
      </w:pPr>
      <w:r>
        <w:rPr>
          <w:rStyle w:val="CommentReference"/>
        </w:rPr>
        <w:annotationRef/>
      </w:r>
      <w:r>
        <w:t>Ok - this is better - but feel they could have been introduced the paragraph before as per above comment</w:t>
      </w:r>
    </w:p>
  </w:comment>
  <w:comment w:id="191" w:author="Christopher McCarthy" w:date="2025-12-12T15:03:00Z" w:initials="CM">
    <w:p w14:paraId="75AFEFA4" w14:textId="77777777" w:rsidR="001040BE" w:rsidRDefault="001040BE" w:rsidP="001040BE">
      <w:pPr>
        <w:pStyle w:val="CommentText"/>
      </w:pPr>
      <w:r>
        <w:rPr>
          <w:rStyle w:val="CommentReference"/>
        </w:rPr>
        <w:annotationRef/>
      </w:r>
      <w:r>
        <w:t xml:space="preserve">So perhaps introduce an indexing term, say “t”,  for frames in the sequence, then you can say “for adjacent frames I_t and I_t+1 </w:t>
      </w:r>
    </w:p>
  </w:comment>
  <w:comment w:id="193" w:author="Christopher McCarthy" w:date="2025-12-12T15:14:00Z" w:initials="CM">
    <w:p w14:paraId="13C2C66B" w14:textId="77777777" w:rsidR="00523067" w:rsidRDefault="00523067" w:rsidP="00523067">
      <w:pPr>
        <w:pStyle w:val="CommentText"/>
      </w:pPr>
      <w:r>
        <w:rPr>
          <w:rStyle w:val="CommentReference"/>
        </w:rPr>
        <w:annotationRef/>
      </w:r>
      <w:r>
        <w:t>Surely this depends on the value of N (ie the window size) ?  In this case I assume N=5 ?</w:t>
      </w:r>
    </w:p>
  </w:comment>
  <w:comment w:id="209" w:author="Christopher McCarthy" w:date="2025-12-12T15:16:00Z" w:initials="CM">
    <w:p w14:paraId="70F4D9AD" w14:textId="77777777" w:rsidR="00612206" w:rsidRDefault="00612206" w:rsidP="00612206">
      <w:pPr>
        <w:pStyle w:val="CommentText"/>
      </w:pPr>
      <w:r>
        <w:rPr>
          <w:rStyle w:val="CommentReference"/>
        </w:rPr>
        <w:annotationRef/>
      </w:r>
      <w:r>
        <w:t xml:space="preserve">Don’t need to say this as I think we’ve made this point in intro  </w:t>
      </w:r>
    </w:p>
  </w:comment>
  <w:comment w:id="216" w:author="Christopher McCarthy" w:date="2025-12-12T15:20:00Z" w:initials="CM">
    <w:p w14:paraId="3948D160" w14:textId="77777777" w:rsidR="006D7F74" w:rsidRDefault="006D7F74" w:rsidP="006D7F74">
      <w:pPr>
        <w:pStyle w:val="CommentText"/>
      </w:pPr>
      <w:r>
        <w:rPr>
          <w:rStyle w:val="CommentReference"/>
        </w:rPr>
        <w:annotationRef/>
      </w:r>
      <w:r>
        <w:t>I feel this needs just a bit more clarification - its still not obvious what you mean by masked at specific ratios.  What is the ratio defining exactly</w:t>
      </w:r>
    </w:p>
  </w:comment>
  <w:comment w:id="217" w:author="Christopher McCarthy" w:date="2025-12-12T15:19:00Z" w:initials="CM">
    <w:p w14:paraId="10E8725E" w14:textId="4A378952" w:rsidR="009A626C" w:rsidRDefault="009A626C" w:rsidP="009A626C">
      <w:pPr>
        <w:pStyle w:val="CommentText"/>
      </w:pPr>
      <w:r>
        <w:rPr>
          <w:rStyle w:val="CommentReference"/>
        </w:rPr>
        <w:annotationRef/>
      </w:r>
      <w:r>
        <w:t>Multiple methods ?  Or just one method used in these three studies ?</w:t>
      </w:r>
    </w:p>
  </w:comment>
  <w:comment w:id="222" w:author="Christopher McCarthy" w:date="2025-12-12T15:21:00Z" w:initials="CM">
    <w:p w14:paraId="5E8B7C79" w14:textId="77777777" w:rsidR="00776FE9" w:rsidRDefault="00776FE9" w:rsidP="00776FE9">
      <w:pPr>
        <w:pStyle w:val="CommentText"/>
      </w:pPr>
      <w:r>
        <w:rPr>
          <w:rStyle w:val="CommentReference"/>
        </w:rPr>
        <w:annotationRef/>
      </w:r>
      <w:r>
        <w:t>In what situations would this occur - ?</w:t>
      </w:r>
    </w:p>
  </w:comment>
  <w:comment w:id="225" w:author="Christopher McCarthy" w:date="2025-12-12T15:23:00Z" w:initials="CM">
    <w:p w14:paraId="24E570DA" w14:textId="77777777" w:rsidR="007C7D88" w:rsidRDefault="007C7D88" w:rsidP="007C7D88">
      <w:pPr>
        <w:pStyle w:val="CommentText"/>
      </w:pPr>
      <w:r>
        <w:rPr>
          <w:rStyle w:val="CommentReference"/>
        </w:rPr>
        <w:annotationRef/>
      </w:r>
      <w:r>
        <w:t>The descriptions of the datasets below could probably be more concise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2AE2D4" w15:done="0"/>
  <w15:commentEx w15:paraId="091DA205" w15:done="0"/>
  <w15:commentEx w15:paraId="4C2F3C84" w15:done="0"/>
  <w15:commentEx w15:paraId="4542F13A" w15:done="0"/>
  <w15:commentEx w15:paraId="6907D5E9" w15:done="0"/>
  <w15:commentEx w15:paraId="29BFFEFC" w15:done="0"/>
  <w15:commentEx w15:paraId="6B1C1ACC" w15:done="0"/>
  <w15:commentEx w15:paraId="1C238F16" w15:done="0"/>
  <w15:commentEx w15:paraId="59DA539D" w15:done="0"/>
  <w15:commentEx w15:paraId="1D447900" w15:done="0"/>
  <w15:commentEx w15:paraId="7CF24B53" w15:done="0"/>
  <w15:commentEx w15:paraId="5551EBE5" w15:done="0"/>
  <w15:commentEx w15:paraId="0EC9ADA5" w15:done="0"/>
  <w15:commentEx w15:paraId="75AFEFA4" w15:done="0"/>
  <w15:commentEx w15:paraId="13C2C66B" w15:done="0"/>
  <w15:commentEx w15:paraId="70F4D9AD" w15:done="0"/>
  <w15:commentEx w15:paraId="3948D160" w15:done="0"/>
  <w15:commentEx w15:paraId="10E8725E" w15:done="0"/>
  <w15:commentEx w15:paraId="5E8B7C79" w15:done="0"/>
  <w15:commentEx w15:paraId="24E570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A14DF5" w16cex:dateUtc="2025-12-11T23:07:00Z"/>
  <w16cex:commentExtensible w16cex:durableId="11ABEF08" w16cex:dateUtc="2025-12-11T23:34:00Z"/>
  <w16cex:commentExtensible w16cex:durableId="766229BF" w16cex:dateUtc="2025-12-11T23:59:00Z"/>
  <w16cex:commentExtensible w16cex:durableId="54FA8DB6" w16cex:dateUtc="2025-12-12T00:23:00Z"/>
  <w16cex:commentExtensible w16cex:durableId="4976C186" w16cex:dateUtc="2025-12-12T00:29:00Z"/>
  <w16cex:commentExtensible w16cex:durableId="124BD56A" w16cex:dateUtc="2025-12-12T01:32:00Z"/>
  <w16cex:commentExtensible w16cex:durableId="1938BC4A" w16cex:dateUtc="2025-12-12T03:03:00Z"/>
  <w16cex:commentExtensible w16cex:durableId="687000B3" w16cex:dateUtc="2025-12-12T03:04:00Z"/>
  <w16cex:commentExtensible w16cex:durableId="65C21191" w16cex:dateUtc="2025-12-12T03:04:00Z"/>
  <w16cex:commentExtensible w16cex:durableId="54254C8E" w16cex:dateUtc="2025-12-12T03:07:00Z"/>
  <w16cex:commentExtensible w16cex:durableId="05FFD90F" w16cex:dateUtc="2025-12-12T03:56:00Z"/>
  <w16cex:commentExtensible w16cex:durableId="7E5092E2" w16cex:dateUtc="2025-12-12T03:58:00Z"/>
  <w16cex:commentExtensible w16cex:durableId="0B4BF35F" w16cex:dateUtc="2025-12-12T04:01:00Z"/>
  <w16cex:commentExtensible w16cex:durableId="06C5AB5C" w16cex:dateUtc="2025-12-12T04:03:00Z"/>
  <w16cex:commentExtensible w16cex:durableId="73ED933F" w16cex:dateUtc="2025-12-12T04:14:00Z"/>
  <w16cex:commentExtensible w16cex:durableId="6B63C1CF" w16cex:dateUtc="2025-12-12T04:16:00Z"/>
  <w16cex:commentExtensible w16cex:durableId="3373266C" w16cex:dateUtc="2025-12-12T04:20:00Z"/>
  <w16cex:commentExtensible w16cex:durableId="4B58F8BF" w16cex:dateUtc="2025-12-12T04:19:00Z"/>
  <w16cex:commentExtensible w16cex:durableId="5BF1DB78" w16cex:dateUtc="2025-12-12T04:21:00Z"/>
  <w16cex:commentExtensible w16cex:durableId="1B6CE85B" w16cex:dateUtc="2025-12-12T0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2AE2D4" w16cid:durableId="7AA14DF5"/>
  <w16cid:commentId w16cid:paraId="091DA205" w16cid:durableId="11ABEF08"/>
  <w16cid:commentId w16cid:paraId="4C2F3C84" w16cid:durableId="766229BF"/>
  <w16cid:commentId w16cid:paraId="4542F13A" w16cid:durableId="54FA8DB6"/>
  <w16cid:commentId w16cid:paraId="6907D5E9" w16cid:durableId="4976C186"/>
  <w16cid:commentId w16cid:paraId="29BFFEFC" w16cid:durableId="124BD56A"/>
  <w16cid:commentId w16cid:paraId="6B1C1ACC" w16cid:durableId="1938BC4A"/>
  <w16cid:commentId w16cid:paraId="1C238F16" w16cid:durableId="687000B3"/>
  <w16cid:commentId w16cid:paraId="59DA539D" w16cid:durableId="65C21191"/>
  <w16cid:commentId w16cid:paraId="1D447900" w16cid:durableId="54254C8E"/>
  <w16cid:commentId w16cid:paraId="7CF24B53" w16cid:durableId="05FFD90F"/>
  <w16cid:commentId w16cid:paraId="5551EBE5" w16cid:durableId="7E5092E2"/>
  <w16cid:commentId w16cid:paraId="0EC9ADA5" w16cid:durableId="0B4BF35F"/>
  <w16cid:commentId w16cid:paraId="75AFEFA4" w16cid:durableId="06C5AB5C"/>
  <w16cid:commentId w16cid:paraId="13C2C66B" w16cid:durableId="73ED933F"/>
  <w16cid:commentId w16cid:paraId="70F4D9AD" w16cid:durableId="6B63C1CF"/>
  <w16cid:commentId w16cid:paraId="3948D160" w16cid:durableId="3373266C"/>
  <w16cid:commentId w16cid:paraId="10E8725E" w16cid:durableId="4B58F8BF"/>
  <w16cid:commentId w16cid:paraId="5E8B7C79" w16cid:durableId="5BF1DB78"/>
  <w16cid:commentId w16cid:paraId="24E570DA" w16cid:durableId="1B6CE8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13C22" w14:textId="77777777" w:rsidR="00024872" w:rsidRDefault="00024872" w:rsidP="00024872">
      <w:r>
        <w:separator/>
      </w:r>
    </w:p>
  </w:endnote>
  <w:endnote w:type="continuationSeparator" w:id="0">
    <w:p w14:paraId="3672E3F1" w14:textId="77777777" w:rsidR="00024872" w:rsidRDefault="00024872" w:rsidP="00024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Eras Medium ITC">
    <w:altName w:val="Eras Medium ITC"/>
    <w:panose1 w:val="020B06020305040208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CBCA7" w14:textId="77777777" w:rsidR="00024872" w:rsidRDefault="00024872" w:rsidP="00024872">
      <w:r>
        <w:separator/>
      </w:r>
    </w:p>
  </w:footnote>
  <w:footnote w:type="continuationSeparator" w:id="0">
    <w:p w14:paraId="3D557893" w14:textId="77777777" w:rsidR="00024872" w:rsidRDefault="00024872" w:rsidP="00024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EF88" w14:textId="2DB933E3" w:rsidR="00024872" w:rsidRDefault="00024872">
    <w:pPr>
      <w:pStyle w:val="Header"/>
    </w:pPr>
    <w:r>
      <w:rPr>
        <w:noProof/>
      </w:rPr>
      <mc:AlternateContent>
        <mc:Choice Requires="wps">
          <w:drawing>
            <wp:anchor distT="0" distB="0" distL="0" distR="0" simplePos="0" relativeHeight="251659264" behindDoc="0" locked="0" layoutInCell="1" allowOverlap="1" wp14:anchorId="350854AC" wp14:editId="671BFBBC">
              <wp:simplePos x="635" y="635"/>
              <wp:positionH relativeFrom="page">
                <wp:align>left</wp:align>
              </wp:positionH>
              <wp:positionV relativeFrom="page">
                <wp:align>top</wp:align>
              </wp:positionV>
              <wp:extent cx="763270" cy="376555"/>
              <wp:effectExtent l="0" t="0" r="17780" b="4445"/>
              <wp:wrapNone/>
              <wp:docPr id="1542798470"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3998991C" w14:textId="2E36A176" w:rsidR="00024872" w:rsidRPr="00024872" w:rsidRDefault="00024872" w:rsidP="00024872">
                          <w:pPr>
                            <w:rPr>
                              <w:rFonts w:ascii="Aptos" w:eastAsia="Aptos" w:hAnsi="Aptos" w:cs="Aptos"/>
                              <w:noProof/>
                              <w:color w:val="000000"/>
                              <w:sz w:val="24"/>
                              <w:szCs w:val="24"/>
                            </w:rPr>
                          </w:pPr>
                          <w:r w:rsidRPr="00024872">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50854AC" id="_x0000_t202" coordsize="21600,21600" o:spt="202" path="m,l,21600r21600,l21600,xe">
              <v:stroke joinstyle="miter"/>
              <v:path gradientshapeok="t" o:connecttype="rect"/>
            </v:shapetype>
            <v:shape id="Text Box 2" o:spid="_x0000_s1028" type="#_x0000_t202" alt="Internal" style="position:absolute;margin-left:0;margin-top:0;width:60.1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" filled="f" stroked="f">
              <v:fill o:detectmouseclick="t"/>
              <v:textbox style="mso-fit-shape-to-text:t" inset="20pt,15pt,0,0">
                <w:txbxContent>
                  <w:p w14:paraId="3998991C" w14:textId="2E36A176" w:rsidR="00024872" w:rsidRPr="00024872" w:rsidRDefault="00024872" w:rsidP="00024872">
                    <w:pPr>
                      <w:rPr>
                        <w:rFonts w:ascii="Aptos" w:eastAsia="Aptos" w:hAnsi="Aptos" w:cs="Aptos"/>
                        <w:noProof/>
                        <w:color w:val="000000"/>
                        <w:sz w:val="24"/>
                        <w:szCs w:val="24"/>
                      </w:rPr>
                    </w:pPr>
                    <w:r w:rsidRPr="00024872">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A56C" w14:textId="7599A98D" w:rsidR="00024872" w:rsidRDefault="00024872">
    <w:pPr>
      <w:pStyle w:val="Header"/>
    </w:pPr>
    <w:r>
      <w:rPr>
        <w:noProof/>
      </w:rPr>
      <mc:AlternateContent>
        <mc:Choice Requires="wps">
          <w:drawing>
            <wp:anchor distT="0" distB="0" distL="0" distR="0" simplePos="0" relativeHeight="251660288" behindDoc="0" locked="0" layoutInCell="1" allowOverlap="1" wp14:anchorId="230A82AE" wp14:editId="088BB5E1">
              <wp:simplePos x="635" y="635"/>
              <wp:positionH relativeFrom="page">
                <wp:align>left</wp:align>
              </wp:positionH>
              <wp:positionV relativeFrom="page">
                <wp:align>top</wp:align>
              </wp:positionV>
              <wp:extent cx="763270" cy="376555"/>
              <wp:effectExtent l="0" t="0" r="17780" b="4445"/>
              <wp:wrapNone/>
              <wp:docPr id="479632330"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6F9CC37B" w14:textId="6C042870" w:rsidR="00024872" w:rsidRPr="00024872" w:rsidRDefault="00024872" w:rsidP="00024872">
                          <w:pPr>
                            <w:rPr>
                              <w:rFonts w:ascii="Aptos" w:eastAsia="Aptos" w:hAnsi="Aptos" w:cs="Aptos"/>
                              <w:noProof/>
                              <w:color w:val="000000"/>
                              <w:sz w:val="24"/>
                              <w:szCs w:val="24"/>
                            </w:rPr>
                          </w:pPr>
                          <w:r w:rsidRPr="00024872">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0A82AE" id="_x0000_t202" coordsize="21600,21600" o:spt="202" path="m,l,21600r21600,l21600,xe">
              <v:stroke joinstyle="miter"/>
              <v:path gradientshapeok="t" o:connecttype="rect"/>
            </v:shapetype>
            <v:shape id="Text Box 3" o:spid="_x0000_s1029" type="#_x0000_t202" alt="Internal" style="position:absolute;margin-left:0;margin-top:0;width:60.1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" filled="f" stroked="f">
              <v:fill o:detectmouseclick="t"/>
              <v:textbox style="mso-fit-shape-to-text:t" inset="20pt,15pt,0,0">
                <w:txbxContent>
                  <w:p w14:paraId="6F9CC37B" w14:textId="6C042870" w:rsidR="00024872" w:rsidRPr="00024872" w:rsidRDefault="00024872" w:rsidP="00024872">
                    <w:pPr>
                      <w:rPr>
                        <w:rFonts w:ascii="Aptos" w:eastAsia="Aptos" w:hAnsi="Aptos" w:cs="Aptos"/>
                        <w:noProof/>
                        <w:color w:val="000000"/>
                        <w:sz w:val="24"/>
                        <w:szCs w:val="24"/>
                      </w:rPr>
                    </w:pPr>
                    <w:r w:rsidRPr="00024872">
                      <w:rPr>
                        <w:rFonts w:ascii="Aptos" w:eastAsia="Aptos" w:hAnsi="Aptos" w:cs="Aptos"/>
                        <w:noProof/>
                        <w:color w:val="000000"/>
                        <w:sz w:val="24"/>
                        <w:szCs w:val="24"/>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DFAE4" w14:textId="58A42959" w:rsidR="00024872" w:rsidRDefault="00024872">
    <w:pPr>
      <w:pStyle w:val="Header"/>
    </w:pPr>
    <w:r>
      <w:rPr>
        <w:noProof/>
      </w:rPr>
      <mc:AlternateContent>
        <mc:Choice Requires="wps">
          <w:drawing>
            <wp:anchor distT="0" distB="0" distL="0" distR="0" simplePos="0" relativeHeight="251658240" behindDoc="0" locked="0" layoutInCell="1" allowOverlap="1" wp14:anchorId="2CD30FDA" wp14:editId="3E49AE79">
              <wp:simplePos x="635" y="635"/>
              <wp:positionH relativeFrom="page">
                <wp:align>left</wp:align>
              </wp:positionH>
              <wp:positionV relativeFrom="page">
                <wp:align>top</wp:align>
              </wp:positionV>
              <wp:extent cx="763270" cy="376555"/>
              <wp:effectExtent l="0" t="0" r="17780" b="4445"/>
              <wp:wrapNone/>
              <wp:docPr id="91291788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37F0C710" w14:textId="2B11907F" w:rsidR="00024872" w:rsidRPr="00024872" w:rsidRDefault="00024872" w:rsidP="00024872">
                          <w:pPr>
                            <w:rPr>
                              <w:rFonts w:ascii="Aptos" w:eastAsia="Aptos" w:hAnsi="Aptos" w:cs="Aptos"/>
                              <w:noProof/>
                              <w:color w:val="000000"/>
                              <w:sz w:val="24"/>
                              <w:szCs w:val="24"/>
                            </w:rPr>
                          </w:pPr>
                          <w:r w:rsidRPr="00024872">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D30FDA" id="_x0000_t202" coordsize="21600,21600" o:spt="202" path="m,l,21600r21600,l21600,xe">
              <v:stroke joinstyle="miter"/>
              <v:path gradientshapeok="t" o:connecttype="rect"/>
            </v:shapetype>
            <v:shape id="Text Box 1" o:spid="_x0000_s1030" type="#_x0000_t202" alt="Internal" style="position:absolute;margin-left:0;margin-top:0;width:60.1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" filled="f" stroked="f">
              <v:fill o:detectmouseclick="t"/>
              <v:textbox style="mso-fit-shape-to-text:t" inset="20pt,15pt,0,0">
                <w:txbxContent>
                  <w:p w14:paraId="37F0C710" w14:textId="2B11907F" w:rsidR="00024872" w:rsidRPr="00024872" w:rsidRDefault="00024872" w:rsidP="00024872">
                    <w:pPr>
                      <w:rPr>
                        <w:rFonts w:ascii="Aptos" w:eastAsia="Aptos" w:hAnsi="Aptos" w:cs="Aptos"/>
                        <w:noProof/>
                        <w:color w:val="000000"/>
                        <w:sz w:val="24"/>
                        <w:szCs w:val="24"/>
                      </w:rPr>
                    </w:pPr>
                    <w:r w:rsidRPr="00024872">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47047"/>
    <w:multiLevelType w:val="hybridMultilevel"/>
    <w:tmpl w:val="3800B574"/>
    <w:lvl w:ilvl="0" w:tplc="A3CEB346">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1B7E1BEE">
      <w:numFmt w:val="bullet"/>
      <w:lvlText w:val="•"/>
      <w:lvlJc w:val="left"/>
      <w:pPr>
        <w:ind w:left="1122" w:hanging="202"/>
      </w:pPr>
      <w:rPr>
        <w:rFonts w:hint="default"/>
        <w:lang w:val="en-US" w:eastAsia="en-US" w:bidi="ar-SA"/>
      </w:rPr>
    </w:lvl>
    <w:lvl w:ilvl="2" w:tplc="E6841D3A">
      <w:numFmt w:val="bullet"/>
      <w:lvlText w:val="•"/>
      <w:lvlJc w:val="left"/>
      <w:pPr>
        <w:ind w:left="1584" w:hanging="202"/>
      </w:pPr>
      <w:rPr>
        <w:rFonts w:hint="default"/>
        <w:lang w:val="en-US" w:eastAsia="en-US" w:bidi="ar-SA"/>
      </w:rPr>
    </w:lvl>
    <w:lvl w:ilvl="3" w:tplc="C256D23C">
      <w:numFmt w:val="bullet"/>
      <w:lvlText w:val="•"/>
      <w:lvlJc w:val="left"/>
      <w:pPr>
        <w:ind w:left="2046" w:hanging="202"/>
      </w:pPr>
      <w:rPr>
        <w:rFonts w:hint="default"/>
        <w:lang w:val="en-US" w:eastAsia="en-US" w:bidi="ar-SA"/>
      </w:rPr>
    </w:lvl>
    <w:lvl w:ilvl="4" w:tplc="C358A97C">
      <w:numFmt w:val="bullet"/>
      <w:lvlText w:val="•"/>
      <w:lvlJc w:val="left"/>
      <w:pPr>
        <w:ind w:left="2508" w:hanging="202"/>
      </w:pPr>
      <w:rPr>
        <w:rFonts w:hint="default"/>
        <w:lang w:val="en-US" w:eastAsia="en-US" w:bidi="ar-SA"/>
      </w:rPr>
    </w:lvl>
    <w:lvl w:ilvl="5" w:tplc="A72EF972">
      <w:numFmt w:val="bullet"/>
      <w:lvlText w:val="•"/>
      <w:lvlJc w:val="left"/>
      <w:pPr>
        <w:ind w:left="2970" w:hanging="202"/>
      </w:pPr>
      <w:rPr>
        <w:rFonts w:hint="default"/>
        <w:lang w:val="en-US" w:eastAsia="en-US" w:bidi="ar-SA"/>
      </w:rPr>
    </w:lvl>
    <w:lvl w:ilvl="6" w:tplc="41E8CEEC">
      <w:numFmt w:val="bullet"/>
      <w:lvlText w:val="•"/>
      <w:lvlJc w:val="left"/>
      <w:pPr>
        <w:ind w:left="3432" w:hanging="202"/>
      </w:pPr>
      <w:rPr>
        <w:rFonts w:hint="default"/>
        <w:lang w:val="en-US" w:eastAsia="en-US" w:bidi="ar-SA"/>
      </w:rPr>
    </w:lvl>
    <w:lvl w:ilvl="7" w:tplc="EAA8CDC8">
      <w:numFmt w:val="bullet"/>
      <w:lvlText w:val="•"/>
      <w:lvlJc w:val="left"/>
      <w:pPr>
        <w:ind w:left="3894" w:hanging="202"/>
      </w:pPr>
      <w:rPr>
        <w:rFonts w:hint="default"/>
        <w:lang w:val="en-US" w:eastAsia="en-US" w:bidi="ar-SA"/>
      </w:rPr>
    </w:lvl>
    <w:lvl w:ilvl="8" w:tplc="29F036EA">
      <w:numFmt w:val="bullet"/>
      <w:lvlText w:val="•"/>
      <w:lvlJc w:val="left"/>
      <w:pPr>
        <w:ind w:left="4356" w:hanging="202"/>
      </w:pPr>
      <w:rPr>
        <w:rFonts w:hint="default"/>
        <w:lang w:val="en-US" w:eastAsia="en-US" w:bidi="ar-SA"/>
      </w:rPr>
    </w:lvl>
  </w:abstractNum>
  <w:abstractNum w:abstractNumId="1" w15:restartNumberingAfterBreak="0">
    <w:nsid w:val="369077C6"/>
    <w:multiLevelType w:val="hybridMultilevel"/>
    <w:tmpl w:val="8F90FDF2"/>
    <w:lvl w:ilvl="0" w:tplc="D4461E9E">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D62E3E06">
      <w:numFmt w:val="bullet"/>
      <w:lvlText w:val="•"/>
      <w:lvlJc w:val="left"/>
      <w:pPr>
        <w:ind w:left="1014" w:hanging="272"/>
      </w:pPr>
      <w:rPr>
        <w:rFonts w:hint="default"/>
        <w:lang w:val="en-US" w:eastAsia="en-US" w:bidi="ar-SA"/>
      </w:rPr>
    </w:lvl>
    <w:lvl w:ilvl="2" w:tplc="FC143A18">
      <w:numFmt w:val="bullet"/>
      <w:lvlText w:val="•"/>
      <w:lvlJc w:val="left"/>
      <w:pPr>
        <w:ind w:left="1488" w:hanging="272"/>
      </w:pPr>
      <w:rPr>
        <w:rFonts w:hint="default"/>
        <w:lang w:val="en-US" w:eastAsia="en-US" w:bidi="ar-SA"/>
      </w:rPr>
    </w:lvl>
    <w:lvl w:ilvl="3" w:tplc="31E69624">
      <w:numFmt w:val="bullet"/>
      <w:lvlText w:val="•"/>
      <w:lvlJc w:val="left"/>
      <w:pPr>
        <w:ind w:left="1962" w:hanging="272"/>
      </w:pPr>
      <w:rPr>
        <w:rFonts w:hint="default"/>
        <w:lang w:val="en-US" w:eastAsia="en-US" w:bidi="ar-SA"/>
      </w:rPr>
    </w:lvl>
    <w:lvl w:ilvl="4" w:tplc="6EBA461E">
      <w:numFmt w:val="bullet"/>
      <w:lvlText w:val="•"/>
      <w:lvlJc w:val="left"/>
      <w:pPr>
        <w:ind w:left="2436" w:hanging="272"/>
      </w:pPr>
      <w:rPr>
        <w:rFonts w:hint="default"/>
        <w:lang w:val="en-US" w:eastAsia="en-US" w:bidi="ar-SA"/>
      </w:rPr>
    </w:lvl>
    <w:lvl w:ilvl="5" w:tplc="67FEEC0C">
      <w:numFmt w:val="bullet"/>
      <w:lvlText w:val="•"/>
      <w:lvlJc w:val="left"/>
      <w:pPr>
        <w:ind w:left="2910" w:hanging="272"/>
      </w:pPr>
      <w:rPr>
        <w:rFonts w:hint="default"/>
        <w:lang w:val="en-US" w:eastAsia="en-US" w:bidi="ar-SA"/>
      </w:rPr>
    </w:lvl>
    <w:lvl w:ilvl="6" w:tplc="0D5A7E14">
      <w:numFmt w:val="bullet"/>
      <w:lvlText w:val="•"/>
      <w:lvlJc w:val="left"/>
      <w:pPr>
        <w:ind w:left="3384" w:hanging="272"/>
      </w:pPr>
      <w:rPr>
        <w:rFonts w:hint="default"/>
        <w:lang w:val="en-US" w:eastAsia="en-US" w:bidi="ar-SA"/>
      </w:rPr>
    </w:lvl>
    <w:lvl w:ilvl="7" w:tplc="3CAAA730">
      <w:numFmt w:val="bullet"/>
      <w:lvlText w:val="•"/>
      <w:lvlJc w:val="left"/>
      <w:pPr>
        <w:ind w:left="3858" w:hanging="272"/>
      </w:pPr>
      <w:rPr>
        <w:rFonts w:hint="default"/>
        <w:lang w:val="en-US" w:eastAsia="en-US" w:bidi="ar-SA"/>
      </w:rPr>
    </w:lvl>
    <w:lvl w:ilvl="8" w:tplc="90ACB864">
      <w:numFmt w:val="bullet"/>
      <w:lvlText w:val="•"/>
      <w:lvlJc w:val="left"/>
      <w:pPr>
        <w:ind w:left="4332" w:hanging="272"/>
      </w:pPr>
      <w:rPr>
        <w:rFonts w:hint="default"/>
        <w:lang w:val="en-US" w:eastAsia="en-US" w:bidi="ar-SA"/>
      </w:rPr>
    </w:lvl>
  </w:abstractNum>
  <w:abstractNum w:abstractNumId="2" w15:restartNumberingAfterBreak="0">
    <w:nsid w:val="40F9562E"/>
    <w:multiLevelType w:val="hybridMultilevel"/>
    <w:tmpl w:val="EE92F6C4"/>
    <w:lvl w:ilvl="0" w:tplc="64D2270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9E8E0DA">
      <w:numFmt w:val="bullet"/>
      <w:lvlText w:val="•"/>
      <w:lvlJc w:val="left"/>
      <w:pPr>
        <w:ind w:left="2526" w:hanging="236"/>
      </w:pPr>
      <w:rPr>
        <w:rFonts w:hint="default"/>
        <w:lang w:val="en-US" w:eastAsia="en-US" w:bidi="ar-SA"/>
      </w:rPr>
    </w:lvl>
    <w:lvl w:ilvl="2" w:tplc="C9BE099C">
      <w:numFmt w:val="bullet"/>
      <w:lvlText w:val="•"/>
      <w:lvlJc w:val="left"/>
      <w:pPr>
        <w:ind w:left="2832" w:hanging="236"/>
      </w:pPr>
      <w:rPr>
        <w:rFonts w:hint="default"/>
        <w:lang w:val="en-US" w:eastAsia="en-US" w:bidi="ar-SA"/>
      </w:rPr>
    </w:lvl>
    <w:lvl w:ilvl="3" w:tplc="E01C48BC">
      <w:numFmt w:val="bullet"/>
      <w:lvlText w:val="•"/>
      <w:lvlJc w:val="left"/>
      <w:pPr>
        <w:ind w:left="3138" w:hanging="236"/>
      </w:pPr>
      <w:rPr>
        <w:rFonts w:hint="default"/>
        <w:lang w:val="en-US" w:eastAsia="en-US" w:bidi="ar-SA"/>
      </w:rPr>
    </w:lvl>
    <w:lvl w:ilvl="4" w:tplc="AAAAC5F4">
      <w:numFmt w:val="bullet"/>
      <w:lvlText w:val="•"/>
      <w:lvlJc w:val="left"/>
      <w:pPr>
        <w:ind w:left="3444" w:hanging="236"/>
      </w:pPr>
      <w:rPr>
        <w:rFonts w:hint="default"/>
        <w:lang w:val="en-US" w:eastAsia="en-US" w:bidi="ar-SA"/>
      </w:rPr>
    </w:lvl>
    <w:lvl w:ilvl="5" w:tplc="D348FB44">
      <w:numFmt w:val="bullet"/>
      <w:lvlText w:val="•"/>
      <w:lvlJc w:val="left"/>
      <w:pPr>
        <w:ind w:left="3750" w:hanging="236"/>
      </w:pPr>
      <w:rPr>
        <w:rFonts w:hint="default"/>
        <w:lang w:val="en-US" w:eastAsia="en-US" w:bidi="ar-SA"/>
      </w:rPr>
    </w:lvl>
    <w:lvl w:ilvl="6" w:tplc="0D68CB6E">
      <w:numFmt w:val="bullet"/>
      <w:lvlText w:val="•"/>
      <w:lvlJc w:val="left"/>
      <w:pPr>
        <w:ind w:left="4056" w:hanging="236"/>
      </w:pPr>
      <w:rPr>
        <w:rFonts w:hint="default"/>
        <w:lang w:val="en-US" w:eastAsia="en-US" w:bidi="ar-SA"/>
      </w:rPr>
    </w:lvl>
    <w:lvl w:ilvl="7" w:tplc="E5300C98">
      <w:numFmt w:val="bullet"/>
      <w:lvlText w:val="•"/>
      <w:lvlJc w:val="left"/>
      <w:pPr>
        <w:ind w:left="4362" w:hanging="236"/>
      </w:pPr>
      <w:rPr>
        <w:rFonts w:hint="default"/>
        <w:lang w:val="en-US" w:eastAsia="en-US" w:bidi="ar-SA"/>
      </w:rPr>
    </w:lvl>
    <w:lvl w:ilvl="8" w:tplc="8DB2572E">
      <w:numFmt w:val="bullet"/>
      <w:lvlText w:val="•"/>
      <w:lvlJc w:val="left"/>
      <w:pPr>
        <w:ind w:left="4668" w:hanging="236"/>
      </w:pPr>
      <w:rPr>
        <w:rFonts w:hint="default"/>
        <w:lang w:val="en-US" w:eastAsia="en-US" w:bidi="ar-SA"/>
      </w:rPr>
    </w:lvl>
  </w:abstractNum>
  <w:abstractNum w:abstractNumId="3" w15:restartNumberingAfterBreak="0">
    <w:nsid w:val="641663DB"/>
    <w:multiLevelType w:val="hybridMultilevel"/>
    <w:tmpl w:val="4330F8D0"/>
    <w:lvl w:ilvl="0" w:tplc="EB9E96E8">
      <w:start w:val="1"/>
      <w:numFmt w:val="decimal"/>
      <w:lvlText w:val="[%1]"/>
      <w:lvlJc w:val="left"/>
      <w:pPr>
        <w:ind w:left="690"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61434BA">
      <w:numFmt w:val="bullet"/>
      <w:lvlText w:val="•"/>
      <w:lvlJc w:val="left"/>
      <w:pPr>
        <w:ind w:left="1174" w:hanging="432"/>
      </w:pPr>
      <w:rPr>
        <w:rFonts w:hint="default"/>
        <w:lang w:val="en-US" w:eastAsia="en-US" w:bidi="ar-SA"/>
      </w:rPr>
    </w:lvl>
    <w:lvl w:ilvl="2" w:tplc="35904236">
      <w:numFmt w:val="bullet"/>
      <w:lvlText w:val="•"/>
      <w:lvlJc w:val="left"/>
      <w:pPr>
        <w:ind w:left="1648" w:hanging="432"/>
      </w:pPr>
      <w:rPr>
        <w:rFonts w:hint="default"/>
        <w:lang w:val="en-US" w:eastAsia="en-US" w:bidi="ar-SA"/>
      </w:rPr>
    </w:lvl>
    <w:lvl w:ilvl="3" w:tplc="8CC49BC2">
      <w:numFmt w:val="bullet"/>
      <w:lvlText w:val="•"/>
      <w:lvlJc w:val="left"/>
      <w:pPr>
        <w:ind w:left="2122" w:hanging="432"/>
      </w:pPr>
      <w:rPr>
        <w:rFonts w:hint="default"/>
        <w:lang w:val="en-US" w:eastAsia="en-US" w:bidi="ar-SA"/>
      </w:rPr>
    </w:lvl>
    <w:lvl w:ilvl="4" w:tplc="E8FC95E0">
      <w:numFmt w:val="bullet"/>
      <w:lvlText w:val="•"/>
      <w:lvlJc w:val="left"/>
      <w:pPr>
        <w:ind w:left="2596" w:hanging="432"/>
      </w:pPr>
      <w:rPr>
        <w:rFonts w:hint="default"/>
        <w:lang w:val="en-US" w:eastAsia="en-US" w:bidi="ar-SA"/>
      </w:rPr>
    </w:lvl>
    <w:lvl w:ilvl="5" w:tplc="4FCEEB1A">
      <w:numFmt w:val="bullet"/>
      <w:lvlText w:val="•"/>
      <w:lvlJc w:val="left"/>
      <w:pPr>
        <w:ind w:left="3070" w:hanging="432"/>
      </w:pPr>
      <w:rPr>
        <w:rFonts w:hint="default"/>
        <w:lang w:val="en-US" w:eastAsia="en-US" w:bidi="ar-SA"/>
      </w:rPr>
    </w:lvl>
    <w:lvl w:ilvl="6" w:tplc="053AD7DE">
      <w:numFmt w:val="bullet"/>
      <w:lvlText w:val="•"/>
      <w:lvlJc w:val="left"/>
      <w:pPr>
        <w:ind w:left="3544" w:hanging="432"/>
      </w:pPr>
      <w:rPr>
        <w:rFonts w:hint="default"/>
        <w:lang w:val="en-US" w:eastAsia="en-US" w:bidi="ar-SA"/>
      </w:rPr>
    </w:lvl>
    <w:lvl w:ilvl="7" w:tplc="096022EE">
      <w:numFmt w:val="bullet"/>
      <w:lvlText w:val="•"/>
      <w:lvlJc w:val="left"/>
      <w:pPr>
        <w:ind w:left="4018" w:hanging="432"/>
      </w:pPr>
      <w:rPr>
        <w:rFonts w:hint="default"/>
        <w:lang w:val="en-US" w:eastAsia="en-US" w:bidi="ar-SA"/>
      </w:rPr>
    </w:lvl>
    <w:lvl w:ilvl="8" w:tplc="5148B772">
      <w:numFmt w:val="bullet"/>
      <w:lvlText w:val="•"/>
      <w:lvlJc w:val="left"/>
      <w:pPr>
        <w:ind w:left="4492" w:hanging="432"/>
      </w:pPr>
      <w:rPr>
        <w:rFonts w:hint="default"/>
        <w:lang w:val="en-US" w:eastAsia="en-US" w:bidi="ar-SA"/>
      </w:rPr>
    </w:lvl>
  </w:abstractNum>
  <w:abstractNum w:abstractNumId="4" w15:restartNumberingAfterBreak="0">
    <w:nsid w:val="78DE2CF2"/>
    <w:multiLevelType w:val="hybridMultilevel"/>
    <w:tmpl w:val="12A82586"/>
    <w:lvl w:ilvl="0" w:tplc="CF68638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352561C">
      <w:numFmt w:val="bullet"/>
      <w:lvlText w:val="•"/>
      <w:lvlJc w:val="left"/>
      <w:pPr>
        <w:ind w:left="1014" w:hanging="272"/>
      </w:pPr>
      <w:rPr>
        <w:rFonts w:hint="default"/>
        <w:lang w:val="en-US" w:eastAsia="en-US" w:bidi="ar-SA"/>
      </w:rPr>
    </w:lvl>
    <w:lvl w:ilvl="2" w:tplc="CB5E5CA2">
      <w:numFmt w:val="bullet"/>
      <w:lvlText w:val="•"/>
      <w:lvlJc w:val="left"/>
      <w:pPr>
        <w:ind w:left="1488" w:hanging="272"/>
      </w:pPr>
      <w:rPr>
        <w:rFonts w:hint="default"/>
        <w:lang w:val="en-US" w:eastAsia="en-US" w:bidi="ar-SA"/>
      </w:rPr>
    </w:lvl>
    <w:lvl w:ilvl="3" w:tplc="22FA1948">
      <w:numFmt w:val="bullet"/>
      <w:lvlText w:val="•"/>
      <w:lvlJc w:val="left"/>
      <w:pPr>
        <w:ind w:left="1962" w:hanging="272"/>
      </w:pPr>
      <w:rPr>
        <w:rFonts w:hint="default"/>
        <w:lang w:val="en-US" w:eastAsia="en-US" w:bidi="ar-SA"/>
      </w:rPr>
    </w:lvl>
    <w:lvl w:ilvl="4" w:tplc="60A2B940">
      <w:numFmt w:val="bullet"/>
      <w:lvlText w:val="•"/>
      <w:lvlJc w:val="left"/>
      <w:pPr>
        <w:ind w:left="2436" w:hanging="272"/>
      </w:pPr>
      <w:rPr>
        <w:rFonts w:hint="default"/>
        <w:lang w:val="en-US" w:eastAsia="en-US" w:bidi="ar-SA"/>
      </w:rPr>
    </w:lvl>
    <w:lvl w:ilvl="5" w:tplc="7FAEB9C6">
      <w:numFmt w:val="bullet"/>
      <w:lvlText w:val="•"/>
      <w:lvlJc w:val="left"/>
      <w:pPr>
        <w:ind w:left="2910" w:hanging="272"/>
      </w:pPr>
      <w:rPr>
        <w:rFonts w:hint="default"/>
        <w:lang w:val="en-US" w:eastAsia="en-US" w:bidi="ar-SA"/>
      </w:rPr>
    </w:lvl>
    <w:lvl w:ilvl="6" w:tplc="99B42896">
      <w:numFmt w:val="bullet"/>
      <w:lvlText w:val="•"/>
      <w:lvlJc w:val="left"/>
      <w:pPr>
        <w:ind w:left="3384" w:hanging="272"/>
      </w:pPr>
      <w:rPr>
        <w:rFonts w:hint="default"/>
        <w:lang w:val="en-US" w:eastAsia="en-US" w:bidi="ar-SA"/>
      </w:rPr>
    </w:lvl>
    <w:lvl w:ilvl="7" w:tplc="547A5B4C">
      <w:numFmt w:val="bullet"/>
      <w:lvlText w:val="•"/>
      <w:lvlJc w:val="left"/>
      <w:pPr>
        <w:ind w:left="3858" w:hanging="272"/>
      </w:pPr>
      <w:rPr>
        <w:rFonts w:hint="default"/>
        <w:lang w:val="en-US" w:eastAsia="en-US" w:bidi="ar-SA"/>
      </w:rPr>
    </w:lvl>
    <w:lvl w:ilvl="8" w:tplc="0B622590">
      <w:numFmt w:val="bullet"/>
      <w:lvlText w:val="•"/>
      <w:lvlJc w:val="left"/>
      <w:pPr>
        <w:ind w:left="4332" w:hanging="272"/>
      </w:pPr>
      <w:rPr>
        <w:rFonts w:hint="default"/>
        <w:lang w:val="en-US" w:eastAsia="en-US" w:bidi="ar-SA"/>
      </w:rPr>
    </w:lvl>
  </w:abstractNum>
  <w:num w:numId="1" w16cid:durableId="95950757">
    <w:abstractNumId w:val="3"/>
  </w:num>
  <w:num w:numId="2" w16cid:durableId="682781781">
    <w:abstractNumId w:val="1"/>
  </w:num>
  <w:num w:numId="3" w16cid:durableId="349188255">
    <w:abstractNumId w:val="4"/>
  </w:num>
  <w:num w:numId="4" w16cid:durableId="816342918">
    <w:abstractNumId w:val="0"/>
  </w:num>
  <w:num w:numId="5" w16cid:durableId="6307498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McCarthy">
    <w15:presenceInfo w15:providerId="AD" w15:userId="S::cdmccarthy@swin.edu.au::7b8440c2-8b38-4442-ba34-500b61514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97208"/>
    <w:rsid w:val="00011494"/>
    <w:rsid w:val="00024872"/>
    <w:rsid w:val="00032738"/>
    <w:rsid w:val="00036E65"/>
    <w:rsid w:val="0004308F"/>
    <w:rsid w:val="00053A9E"/>
    <w:rsid w:val="00063921"/>
    <w:rsid w:val="000A6663"/>
    <w:rsid w:val="000A6D61"/>
    <w:rsid w:val="000B22C3"/>
    <w:rsid w:val="000B3358"/>
    <w:rsid w:val="000D0368"/>
    <w:rsid w:val="000D209D"/>
    <w:rsid w:val="001040BE"/>
    <w:rsid w:val="0010442C"/>
    <w:rsid w:val="00113E47"/>
    <w:rsid w:val="001641D6"/>
    <w:rsid w:val="00193AD7"/>
    <w:rsid w:val="0019447A"/>
    <w:rsid w:val="001C5D8F"/>
    <w:rsid w:val="001D1CF7"/>
    <w:rsid w:val="001E1687"/>
    <w:rsid w:val="001F38E1"/>
    <w:rsid w:val="00202AE3"/>
    <w:rsid w:val="002254EB"/>
    <w:rsid w:val="00232E47"/>
    <w:rsid w:val="002440AF"/>
    <w:rsid w:val="00282551"/>
    <w:rsid w:val="00285C2E"/>
    <w:rsid w:val="002C5D41"/>
    <w:rsid w:val="002D76CD"/>
    <w:rsid w:val="002F6E1A"/>
    <w:rsid w:val="00321DA6"/>
    <w:rsid w:val="003413B2"/>
    <w:rsid w:val="00351783"/>
    <w:rsid w:val="003626D4"/>
    <w:rsid w:val="003650E6"/>
    <w:rsid w:val="00385C5A"/>
    <w:rsid w:val="003C0BFC"/>
    <w:rsid w:val="003F50F9"/>
    <w:rsid w:val="00401956"/>
    <w:rsid w:val="00441372"/>
    <w:rsid w:val="0045328E"/>
    <w:rsid w:val="00455C5A"/>
    <w:rsid w:val="00497208"/>
    <w:rsid w:val="004C5555"/>
    <w:rsid w:val="004E03D4"/>
    <w:rsid w:val="004E3C41"/>
    <w:rsid w:val="004F419E"/>
    <w:rsid w:val="00501CD0"/>
    <w:rsid w:val="00523067"/>
    <w:rsid w:val="005317AA"/>
    <w:rsid w:val="00531E5E"/>
    <w:rsid w:val="00535A57"/>
    <w:rsid w:val="005465F4"/>
    <w:rsid w:val="00546880"/>
    <w:rsid w:val="005660AC"/>
    <w:rsid w:val="005B3604"/>
    <w:rsid w:val="005B64B6"/>
    <w:rsid w:val="005E5D1D"/>
    <w:rsid w:val="006046F2"/>
    <w:rsid w:val="00612206"/>
    <w:rsid w:val="00637C10"/>
    <w:rsid w:val="006513FF"/>
    <w:rsid w:val="00651E4B"/>
    <w:rsid w:val="00675BE5"/>
    <w:rsid w:val="006D7F74"/>
    <w:rsid w:val="00744345"/>
    <w:rsid w:val="007474CC"/>
    <w:rsid w:val="00754173"/>
    <w:rsid w:val="00776FE9"/>
    <w:rsid w:val="007A07CB"/>
    <w:rsid w:val="007B63D3"/>
    <w:rsid w:val="007C150E"/>
    <w:rsid w:val="007C42BA"/>
    <w:rsid w:val="007C48E6"/>
    <w:rsid w:val="007C7D88"/>
    <w:rsid w:val="00806B4C"/>
    <w:rsid w:val="008124D3"/>
    <w:rsid w:val="00823FBD"/>
    <w:rsid w:val="00841C71"/>
    <w:rsid w:val="008A75D9"/>
    <w:rsid w:val="008B47AD"/>
    <w:rsid w:val="008D73B1"/>
    <w:rsid w:val="008F56C0"/>
    <w:rsid w:val="0090159C"/>
    <w:rsid w:val="0090313F"/>
    <w:rsid w:val="009046B9"/>
    <w:rsid w:val="00910A32"/>
    <w:rsid w:val="00931199"/>
    <w:rsid w:val="00940DBF"/>
    <w:rsid w:val="00943FFA"/>
    <w:rsid w:val="00965439"/>
    <w:rsid w:val="00975BB4"/>
    <w:rsid w:val="00995E80"/>
    <w:rsid w:val="009964C6"/>
    <w:rsid w:val="00996697"/>
    <w:rsid w:val="009A626C"/>
    <w:rsid w:val="009C18F6"/>
    <w:rsid w:val="009C2C1F"/>
    <w:rsid w:val="009F0EC0"/>
    <w:rsid w:val="009F799D"/>
    <w:rsid w:val="00A46900"/>
    <w:rsid w:val="00A64337"/>
    <w:rsid w:val="00A843DE"/>
    <w:rsid w:val="00A91120"/>
    <w:rsid w:val="00B00A6C"/>
    <w:rsid w:val="00B15C90"/>
    <w:rsid w:val="00B22572"/>
    <w:rsid w:val="00B41F6C"/>
    <w:rsid w:val="00B618FA"/>
    <w:rsid w:val="00B63F3C"/>
    <w:rsid w:val="00B74F32"/>
    <w:rsid w:val="00B9437D"/>
    <w:rsid w:val="00BF6E72"/>
    <w:rsid w:val="00C10E68"/>
    <w:rsid w:val="00C243E0"/>
    <w:rsid w:val="00C446DA"/>
    <w:rsid w:val="00C5107C"/>
    <w:rsid w:val="00C666E1"/>
    <w:rsid w:val="00C82012"/>
    <w:rsid w:val="00CC2E7D"/>
    <w:rsid w:val="00CE033A"/>
    <w:rsid w:val="00CE14A0"/>
    <w:rsid w:val="00D33EAD"/>
    <w:rsid w:val="00D73768"/>
    <w:rsid w:val="00D7669C"/>
    <w:rsid w:val="00D94874"/>
    <w:rsid w:val="00DA3B4A"/>
    <w:rsid w:val="00DC0B2C"/>
    <w:rsid w:val="00DC7B11"/>
    <w:rsid w:val="00DD6751"/>
    <w:rsid w:val="00DF3F67"/>
    <w:rsid w:val="00E1408B"/>
    <w:rsid w:val="00E32EAD"/>
    <w:rsid w:val="00E36A09"/>
    <w:rsid w:val="00E921DE"/>
    <w:rsid w:val="00EA2A8E"/>
    <w:rsid w:val="00EE2B73"/>
    <w:rsid w:val="00F5735B"/>
    <w:rsid w:val="00F637ED"/>
    <w:rsid w:val="00F84090"/>
    <w:rsid w:val="00F9401C"/>
    <w:rsid w:val="00FF7A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7854"/>
  <w15:docId w15:val="{5ED653D0-DA54-4F9F-B768-85F37D6EA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99" w:firstLine="199"/>
      <w:jc w:val="both"/>
    </w:pPr>
    <w:rPr>
      <w:sz w:val="20"/>
      <w:szCs w:val="20"/>
    </w:rPr>
  </w:style>
  <w:style w:type="paragraph" w:styleId="Title">
    <w:name w:val="Title"/>
    <w:basedOn w:val="Normal"/>
    <w:uiPriority w:val="10"/>
    <w:qFormat/>
    <w:pPr>
      <w:spacing w:before="76"/>
      <w:ind w:left="14" w:right="12"/>
      <w:jc w:val="center"/>
    </w:pPr>
    <w:rPr>
      <w:sz w:val="48"/>
      <w:szCs w:val="48"/>
    </w:rPr>
  </w:style>
  <w:style w:type="paragraph" w:styleId="ListParagraph">
    <w:name w:val="List Paragraph"/>
    <w:basedOn w:val="Normal"/>
    <w:uiPriority w:val="1"/>
    <w:qFormat/>
    <w:pPr>
      <w:ind w:left="529" w:hanging="270"/>
      <w:jc w:val="both"/>
    </w:pPr>
  </w:style>
  <w:style w:type="paragraph" w:customStyle="1" w:styleId="TableParagraph">
    <w:name w:val="Table Paragraph"/>
    <w:basedOn w:val="Normal"/>
    <w:uiPriority w:val="1"/>
    <w:qFormat/>
    <w:pPr>
      <w:spacing w:line="219" w:lineRule="exact"/>
    </w:pPr>
  </w:style>
  <w:style w:type="paragraph" w:styleId="Header">
    <w:name w:val="header"/>
    <w:basedOn w:val="Normal"/>
    <w:link w:val="HeaderChar"/>
    <w:uiPriority w:val="99"/>
    <w:unhideWhenUsed/>
    <w:rsid w:val="00024872"/>
    <w:pPr>
      <w:tabs>
        <w:tab w:val="center" w:pos="4513"/>
        <w:tab w:val="right" w:pos="9026"/>
      </w:tabs>
    </w:pPr>
  </w:style>
  <w:style w:type="character" w:customStyle="1" w:styleId="HeaderChar">
    <w:name w:val="Header Char"/>
    <w:basedOn w:val="DefaultParagraphFont"/>
    <w:link w:val="Header"/>
    <w:uiPriority w:val="99"/>
    <w:rsid w:val="00024872"/>
    <w:rPr>
      <w:rFonts w:ascii="Times New Roman" w:eastAsia="Times New Roman" w:hAnsi="Times New Roman" w:cs="Times New Roman"/>
    </w:rPr>
  </w:style>
  <w:style w:type="paragraph" w:styleId="Footer">
    <w:name w:val="footer"/>
    <w:basedOn w:val="Normal"/>
    <w:link w:val="FooterChar"/>
    <w:uiPriority w:val="99"/>
    <w:semiHidden/>
    <w:unhideWhenUsed/>
    <w:rsid w:val="00232E47"/>
    <w:pPr>
      <w:tabs>
        <w:tab w:val="center" w:pos="4513"/>
        <w:tab w:val="right" w:pos="9026"/>
      </w:tabs>
    </w:pPr>
  </w:style>
  <w:style w:type="character" w:customStyle="1" w:styleId="FooterChar">
    <w:name w:val="Footer Char"/>
    <w:basedOn w:val="DefaultParagraphFont"/>
    <w:link w:val="Footer"/>
    <w:uiPriority w:val="99"/>
    <w:semiHidden/>
    <w:rsid w:val="00232E47"/>
    <w:rPr>
      <w:rFonts w:ascii="Times New Roman" w:eastAsia="Times New Roman" w:hAnsi="Times New Roman" w:cs="Times New Roman"/>
    </w:rPr>
  </w:style>
  <w:style w:type="paragraph" w:styleId="Revision">
    <w:name w:val="Revision"/>
    <w:hidden/>
    <w:uiPriority w:val="99"/>
    <w:semiHidden/>
    <w:rsid w:val="003F50F9"/>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9C18F6"/>
    <w:rPr>
      <w:sz w:val="16"/>
      <w:szCs w:val="16"/>
    </w:rPr>
  </w:style>
  <w:style w:type="paragraph" w:styleId="CommentText">
    <w:name w:val="annotation text"/>
    <w:basedOn w:val="Normal"/>
    <w:link w:val="CommentTextChar"/>
    <w:uiPriority w:val="99"/>
    <w:unhideWhenUsed/>
    <w:rsid w:val="009C18F6"/>
    <w:rPr>
      <w:sz w:val="20"/>
      <w:szCs w:val="20"/>
    </w:rPr>
  </w:style>
  <w:style w:type="character" w:customStyle="1" w:styleId="CommentTextChar">
    <w:name w:val="Comment Text Char"/>
    <w:basedOn w:val="DefaultParagraphFont"/>
    <w:link w:val="CommentText"/>
    <w:uiPriority w:val="99"/>
    <w:rsid w:val="009C18F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C18F6"/>
    <w:rPr>
      <w:b/>
      <w:bCs/>
    </w:rPr>
  </w:style>
  <w:style w:type="character" w:customStyle="1" w:styleId="CommentSubjectChar">
    <w:name w:val="Comment Subject Char"/>
    <w:basedOn w:val="CommentTextChar"/>
    <w:link w:val="CommentSubject"/>
    <w:uiPriority w:val="99"/>
    <w:semiHidden/>
    <w:rsid w:val="009C18F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rxiv.org/abs/2310.10547" TargetMode="External"/><Relationship Id="rId21" Type="http://schemas.openxmlformats.org/officeDocument/2006/relationships/image" Target="media/image6.png"/><Relationship Id="rId42" Type="http://schemas.openxmlformats.org/officeDocument/2006/relationships/hyperlink" Target="https://doi.org/10.1177/1745691615589103" TargetMode="External"/><Relationship Id="rId47" Type="http://schemas.openxmlformats.org/officeDocument/2006/relationships/hyperlink" Target="https://doi.org/10.48550/arXiv.2410.14045" TargetMode="External"/><Relationship Id="rId63" Type="http://schemas.openxmlformats.org/officeDocument/2006/relationships/hyperlink" Target="http://arxiv.org/abs/1405.2941" TargetMode="External"/><Relationship Id="rId68" Type="http://schemas.openxmlformats.org/officeDocument/2006/relationships/hyperlink" Target="http://arxiv.org/abs/2204.06806" TargetMode="External"/><Relationship Id="rId16" Type="http://schemas.openxmlformats.org/officeDocument/2006/relationships/image" Target="media/image3.png"/><Relationship Id="rId11" Type="http://schemas.microsoft.com/office/2011/relationships/commentsExtended" Target="commentsExtended.xml"/><Relationship Id="rId24" Type="http://schemas.openxmlformats.org/officeDocument/2006/relationships/hyperlink" Target="https://openaccess.thecvf.com/content_CVPRW_2019/html/CVSports/Cai_Temporal_Hockey_Action_Recognition_via_Pose_and_Optical_Flows_CVPRW_2019_paper.html" TargetMode="External"/><Relationship Id="rId32" Type="http://schemas.openxmlformats.org/officeDocument/2006/relationships/hyperlink" Target="https://doi.org/10.48550/arXiv.2205.09443" TargetMode="External"/><Relationship Id="rId37" Type="http://schemas.openxmlformats.org/officeDocument/2006/relationships/hyperlink" Target="https://ieeexplore.ieee.org/abstract/document/6126349" TargetMode="External"/><Relationship Id="rId40" Type="http://schemas.openxmlformats.org/officeDocument/2006/relationships/hyperlink" Target="https://ieeexplore.ieee.org/document/1555942" TargetMode="External"/><Relationship Id="rId45" Type="http://schemas.openxmlformats.org/officeDocument/2006/relationships/hyperlink" Target="https://doi.org/10.1109/CVPR.2016.115" TargetMode="External"/><Relationship Id="rId53" Type="http://schemas.openxmlformats.org/officeDocument/2006/relationships/hyperlink" Target="https://doi.org/10.1109/TPAMI.2019.2916873" TargetMode="External"/><Relationship Id="rId58" Type="http://schemas.openxmlformats.org/officeDocument/2006/relationships/hyperlink" Target="https://doi.org/10.48550/arXiv.1405.2941" TargetMode="External"/><Relationship Id="rId66" Type="http://schemas.openxmlformats.org/officeDocument/2006/relationships/hyperlink" Target="https://doi.org/10.48550/arXiv.2204.06806" TargetMode="External"/><Relationship Id="rId74" Type="http://schemas.openxmlformats.org/officeDocument/2006/relationships/hyperlink" Target="https://journals.humankinetics.com/view/journals/jsep/29/4/article-p457.xml" TargetMode="External"/><Relationship Id="rId5" Type="http://schemas.openxmlformats.org/officeDocument/2006/relationships/footnotes" Target="footnotes.xml"/><Relationship Id="rId61" Type="http://schemas.openxmlformats.org/officeDocument/2006/relationships/hyperlink" Target="https://arxiv.org/abs/2003.14111" TargetMode="External"/><Relationship Id="rId19" Type="http://schemas.openxmlformats.org/officeDocument/2006/relationships/hyperlink" Target="https://openaccess.thecvf.com/content_CVPRW_2019/html/CVSports/Cai_Temporal_Hockey_Action_Recognition_via_Pose_and_Optical_Flows_CVPRW_2019_paper.html" TargetMode="External"/><Relationship Id="rId14" Type="http://schemas.openxmlformats.org/officeDocument/2006/relationships/image" Target="media/image1.jpeg"/><Relationship Id="rId22" Type="http://schemas.openxmlformats.org/officeDocument/2006/relationships/hyperlink" Target="https://openaccess.thecvf.com/content_CVPRW_2019/html/CVSports/Cai_Temporal_Hockey_Action_Recognition_via_Pose_and_Optical_Flows_CVPRW_2019_paper.html" TargetMode="External"/><Relationship Id="rId27" Type="http://schemas.openxmlformats.org/officeDocument/2006/relationships/hyperlink" Target="https://doi.org/10.1016/j.visres.2022.108164" TargetMode="External"/><Relationship Id="rId30" Type="http://schemas.openxmlformats.org/officeDocument/2006/relationships/hyperlink" Target="https://linkinghub.elsevier.com/retrieve/pii/S0042698922001705" TargetMode="External"/><Relationship Id="rId35" Type="http://schemas.openxmlformats.org/officeDocument/2006/relationships/hyperlink" Target="https://doi.org/10.1109/ICCV.2011.6126349" TargetMode="External"/><Relationship Id="rId43" Type="http://schemas.openxmlformats.org/officeDocument/2006/relationships/hyperlink" Target="https://doi.org/10.1177/1745691615589103" TargetMode="External"/><Relationship Id="rId48" Type="http://schemas.openxmlformats.org/officeDocument/2006/relationships/hyperlink" Target="https://arxiv.org/abs/2410.14045" TargetMode="External"/><Relationship Id="rId56" Type="http://schemas.openxmlformats.org/officeDocument/2006/relationships/hyperlink" Target="https://arxiv.org/abs/1905.04757" TargetMode="External"/><Relationship Id="rId64" Type="http://schemas.openxmlformats.org/officeDocument/2006/relationships/hyperlink" Target="http://arxiv.org/abs/2003.14111" TargetMode="External"/><Relationship Id="rId69" Type="http://schemas.openxmlformats.org/officeDocument/2006/relationships/hyperlink" Target="http://arxiv.org/abs/2204.06806" TargetMode="External"/><Relationship Id="rId77" Type="http://schemas.microsoft.com/office/2011/relationships/people" Target="people.xml"/><Relationship Id="rId8" Type="http://schemas.openxmlformats.org/officeDocument/2006/relationships/header" Target="header2.xml"/><Relationship Id="rId51" Type="http://schemas.openxmlformats.org/officeDocument/2006/relationships/hyperlink" Target="https://doi.org/10.48550/arXiv.2003.12039" TargetMode="External"/><Relationship Id="rId72" Type="http://schemas.openxmlformats.org/officeDocument/2006/relationships/hyperlink" Target="https://doi.org/10.1123/jsep.29.4.457" TargetMode="Externa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4.jpeg"/><Relationship Id="rId25" Type="http://schemas.openxmlformats.org/officeDocument/2006/relationships/hyperlink" Target="https://doi.org/10.48550/arXiv.2310.10547" TargetMode="External"/><Relationship Id="rId33" Type="http://schemas.openxmlformats.org/officeDocument/2006/relationships/hyperlink" Target="https://arxiv.org/abs/2205.09443" TargetMode="External"/><Relationship Id="rId38" Type="http://schemas.openxmlformats.org/officeDocument/2006/relationships/hyperlink" Target="https://doi.org/10.1109/IJCNN.2005.1555942" TargetMode="External"/><Relationship Id="rId46" Type="http://schemas.openxmlformats.org/officeDocument/2006/relationships/hyperlink" Target="http://ieeexplore.ieee.org/document/7780484/" TargetMode="External"/><Relationship Id="rId59" Type="http://schemas.openxmlformats.org/officeDocument/2006/relationships/hyperlink" Target="https://arxiv.org/abs/1405.2941" TargetMode="External"/><Relationship Id="rId67" Type="http://schemas.openxmlformats.org/officeDocument/2006/relationships/hyperlink" Target="https://arxiv.org/abs/2204.06806" TargetMode="External"/><Relationship Id="rId20" Type="http://schemas.openxmlformats.org/officeDocument/2006/relationships/hyperlink" Target="https://openaccess.thecvf.com/content_CVPRW_2019/html/CVSports/Cai_Temporal_Hockey_Action_Recognition_via_Pose_and_Optical_Flows_CVPRW_2019_paper.html" TargetMode="External"/><Relationship Id="rId41" Type="http://schemas.openxmlformats.org/officeDocument/2006/relationships/hyperlink" Target="https://doi.org/10.1177/1745691615589103" TargetMode="External"/><Relationship Id="rId54" Type="http://schemas.openxmlformats.org/officeDocument/2006/relationships/hyperlink" Target="http://arxiv.org/abs/2003.12039" TargetMode="External"/><Relationship Id="rId62" Type="http://schemas.openxmlformats.org/officeDocument/2006/relationships/hyperlink" Target="http://arxiv.org/abs/2003.14111" TargetMode="External"/><Relationship Id="rId70" Type="http://schemas.openxmlformats.org/officeDocument/2006/relationships/hyperlink" Target="https://doi.org/10.1109/ICNSC52481.2021.9702166" TargetMode="External"/><Relationship Id="rId75" Type="http://schemas.openxmlformats.org/officeDocument/2006/relationships/hyperlink" Target="https://journals.humankinetics.com/view/journals/jsep/29/4/article-p457.x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hyperlink" Target="http://arxiv.org/abs/2310.10547" TargetMode="External"/><Relationship Id="rId36" Type="http://schemas.openxmlformats.org/officeDocument/2006/relationships/hyperlink" Target="https://doi.org/10.1109/ICCV.2011.6126349" TargetMode="External"/><Relationship Id="rId49" Type="http://schemas.openxmlformats.org/officeDocument/2006/relationships/hyperlink" Target="http://arxiv.org/abs/2410.14045" TargetMode="External"/><Relationship Id="rId57" Type="http://schemas.openxmlformats.org/officeDocument/2006/relationships/hyperlink" Target="https://doi.org/10.48550/arXiv.1405.2941" TargetMode="External"/><Relationship Id="rId10" Type="http://schemas.openxmlformats.org/officeDocument/2006/relationships/comments" Target="comments.xml"/><Relationship Id="rId31" Type="http://schemas.openxmlformats.org/officeDocument/2006/relationships/hyperlink" Target="https://linkinghub.elsevier.com/retrieve/pii/S0042698922001705" TargetMode="External"/><Relationship Id="rId44" Type="http://schemas.openxmlformats.org/officeDocument/2006/relationships/hyperlink" Target="https://doi.org/10.1109/CVPR.2016.115" TargetMode="External"/><Relationship Id="rId52" Type="http://schemas.openxmlformats.org/officeDocument/2006/relationships/hyperlink" Target="https://arxiv.org/abs/2003.12039" TargetMode="External"/><Relationship Id="rId60" Type="http://schemas.openxmlformats.org/officeDocument/2006/relationships/hyperlink" Target="http://arxiv.org/abs/1405.2941" TargetMode="External"/><Relationship Id="rId65" Type="http://schemas.openxmlformats.org/officeDocument/2006/relationships/hyperlink" Target="https://doi.org/10.48550/arXiv.2204.06806" TargetMode="External"/><Relationship Id="rId73" Type="http://schemas.openxmlformats.org/officeDocument/2006/relationships/hyperlink" Target="https://doi.org/10.1123/jsep.29.4.457"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3" Type="http://schemas.microsoft.com/office/2018/08/relationships/commentsExtensible" Target="commentsExtensible.xml"/><Relationship Id="rId18" Type="http://schemas.openxmlformats.org/officeDocument/2006/relationships/image" Target="media/image5.jpeg"/><Relationship Id="rId39" Type="http://schemas.openxmlformats.org/officeDocument/2006/relationships/hyperlink" Target="https://doi.org/10.1109/IJCNN.2005.1555942" TargetMode="External"/><Relationship Id="rId34" Type="http://schemas.openxmlformats.org/officeDocument/2006/relationships/hyperlink" Target="http://arxiv.org/abs/2205.09443" TargetMode="External"/><Relationship Id="rId50" Type="http://schemas.openxmlformats.org/officeDocument/2006/relationships/hyperlink" Target="https://arxiv.org/abs/1212.0402" TargetMode="External"/><Relationship Id="rId55" Type="http://schemas.openxmlformats.org/officeDocument/2006/relationships/hyperlink" Target="https://doi.org/10.1109/TPAMI.2019.2916873" TargetMode="External"/><Relationship Id="rId76"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yperlink" Target="https://doi.org/10.1109/ICNSC52481.2021.9702166" TargetMode="External"/><Relationship Id="rId2" Type="http://schemas.openxmlformats.org/officeDocument/2006/relationships/styles" Target="styles.xml"/><Relationship Id="rId29" Type="http://schemas.openxmlformats.org/officeDocument/2006/relationships/hyperlink" Target="https://doi.org/10.1016/j.visres.2022.1081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327</TotalTime>
  <Pages>9</Pages>
  <Words>7048</Words>
  <Characters>33553</Characters>
  <Application>Microsoft Office Word</Application>
  <DocSecurity>0</DocSecurity>
  <Lines>472</Lines>
  <Paragraphs>101</Paragraphs>
  <ScaleCrop>false</ScaleCrop>
  <Company/>
  <LinksUpToDate>false</LinksUpToDate>
  <CharactersWithSpaces>40500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McCarthy</cp:lastModifiedBy>
  <cp:revision>143</cp:revision>
  <dcterms:created xsi:type="dcterms:W3CDTF">2025-12-11T22:56:00Z</dcterms:created>
  <dcterms:modified xsi:type="dcterms:W3CDTF">2025-12-12T04:23:00Z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LaTeX with hyperref</vt:lpwstr>
  </property>
  <property fmtid="{D5CDD505-2E9C-101B-9397-08002B2CF9AE}" pid="4" name="LastSaved">
    <vt:filetime>2025-12-11T00:00:00Z</vt:filetime>
  </property>
  <property fmtid="{D5CDD505-2E9C-101B-9397-08002B2CF9AE}" pid="5" name="PTEX.Fullbanner">
    <vt:lpwstr>This is pdfTeX, Version 3.141592653-2.6-1.40.25 (TeX Live 2023/Debian) kpathsea version 6.3.5</vt:lpwstr>
  </property>
  <property fmtid="{D5CDD505-2E9C-101B-9397-08002B2CF9AE}" pid="6" name="Producer">
    <vt:lpwstr>pdfTeX-1.40.25</vt:lpwstr>
  </property>
  <property fmtid="{D5CDD505-2E9C-101B-9397-08002B2CF9AE}" pid="7" name="ClassificationContentMarkingHeaderShapeIds">
    <vt:lpwstr>366a0578,5bf53c86,1c969bca</vt:lpwstr>
  </property>
  <property fmtid="{D5CDD505-2E9C-101B-9397-08002B2CF9AE}" pid="8" name="ClassificationContentMarkingHeaderFontProps">
    <vt:lpwstr>#000000,12,Aptos</vt:lpwstr>
  </property>
  <property fmtid="{D5CDD505-2E9C-101B-9397-08002B2CF9AE}" pid="9" name="ClassificationContentMarkingHeaderText">
    <vt:lpwstr>Internal</vt:lpwstr>
  </property>
</Properties>
</file>