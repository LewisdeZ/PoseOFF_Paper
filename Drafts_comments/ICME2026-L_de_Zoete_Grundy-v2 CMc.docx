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21C74" w14:textId="77777777" w:rsidR="00C50428" w:rsidRDefault="00A23A38">
      <w:pPr>
        <w:pStyle w:val="Title"/>
        <w:spacing w:line="242" w:lineRule="auto"/>
      </w:pPr>
      <w:commentRangeStart w:id="0"/>
      <w:r>
        <w:t xml:space="preserve">A Multi-Modal Approach </w:t>
      </w:r>
      <w:proofErr w:type="gramStart"/>
      <w:r>
        <w:t>To</w:t>
      </w:r>
      <w:proofErr w:type="gramEnd"/>
      <w:r>
        <w:t xml:space="preserve"> Human Action </w:t>
      </w:r>
      <w:commentRangeStart w:id="1"/>
      <w:r>
        <w:rPr>
          <w:spacing w:val="-2"/>
        </w:rPr>
        <w:t>Anticipation</w:t>
      </w:r>
      <w:commentRangeEnd w:id="1"/>
      <w:r w:rsidR="00E01E82">
        <w:rPr>
          <w:rStyle w:val="CommentReference"/>
        </w:rPr>
        <w:commentReference w:id="1"/>
      </w:r>
      <w:commentRangeEnd w:id="0"/>
      <w:r w:rsidR="00D63005">
        <w:rPr>
          <w:rStyle w:val="CommentReference"/>
        </w:rPr>
        <w:commentReference w:id="0"/>
      </w:r>
    </w:p>
    <w:p w14:paraId="25C21C75" w14:textId="77777777" w:rsidR="00C50428" w:rsidRDefault="00A23A38">
      <w:pPr>
        <w:spacing w:before="314"/>
        <w:ind w:left="2" w:right="2"/>
        <w:jc w:val="center"/>
      </w:pPr>
      <w:r>
        <w:t>Anonymous</w:t>
      </w:r>
      <w:r>
        <w:rPr>
          <w:spacing w:val="10"/>
        </w:rPr>
        <w:t xml:space="preserve"> </w:t>
      </w:r>
      <w:r>
        <w:t>ICME</w:t>
      </w:r>
      <w:r>
        <w:rPr>
          <w:spacing w:val="11"/>
        </w:rPr>
        <w:t xml:space="preserve"> </w:t>
      </w:r>
      <w:r>
        <w:rPr>
          <w:spacing w:val="-2"/>
        </w:rPr>
        <w:t>Submission</w:t>
      </w:r>
    </w:p>
    <w:p w14:paraId="25C21C76" w14:textId="77777777" w:rsidR="00C50428" w:rsidRDefault="00C50428">
      <w:pPr>
        <w:pStyle w:val="BodyText"/>
        <w:spacing w:before="158"/>
        <w:jc w:val="left"/>
      </w:pPr>
    </w:p>
    <w:p w14:paraId="25C21C77" w14:textId="77777777" w:rsidR="00C50428" w:rsidRDefault="00C50428">
      <w:pPr>
        <w:pStyle w:val="BodyText"/>
        <w:jc w:val="left"/>
        <w:sectPr w:rsidR="00C50428">
          <w:headerReference w:type="even" r:id="rId11"/>
          <w:headerReference w:type="default" r:id="rId12"/>
          <w:headerReference w:type="first" r:id="rId13"/>
          <w:type w:val="continuous"/>
          <w:pgSz w:w="12240" w:h="15840"/>
          <w:pgMar w:top="900" w:right="720" w:bottom="280" w:left="720" w:header="720" w:footer="720" w:gutter="0"/>
          <w:cols w:space="720"/>
        </w:sectPr>
      </w:pPr>
    </w:p>
    <w:p w14:paraId="25C21C78" w14:textId="4D59BE6D" w:rsidR="00C50428" w:rsidRDefault="00A23A38">
      <w:pPr>
        <w:spacing w:before="123" w:line="230" w:lineRule="auto"/>
        <w:ind w:left="259" w:firstLine="199"/>
        <w:jc w:val="both"/>
        <w:rPr>
          <w:b/>
          <w:sz w:val="18"/>
        </w:rPr>
      </w:pPr>
      <w:commentRangeStart w:id="2"/>
      <w:r>
        <w:rPr>
          <w:b/>
          <w:i/>
          <w:sz w:val="18"/>
        </w:rPr>
        <w:t>Abstract</w:t>
      </w:r>
      <w:commentRangeEnd w:id="2"/>
      <w:r w:rsidR="00676E15">
        <w:rPr>
          <w:rStyle w:val="CommentReference"/>
        </w:rPr>
        <w:commentReference w:id="2"/>
      </w:r>
      <w:r>
        <w:rPr>
          <w:b/>
          <w:sz w:val="18"/>
        </w:rPr>
        <w:t>—</w:t>
      </w:r>
      <w:commentRangeStart w:id="3"/>
      <w:r>
        <w:rPr>
          <w:b/>
          <w:color w:val="000000"/>
          <w:sz w:val="18"/>
          <w:shd w:val="clear" w:color="auto" w:fill="D4B3FD"/>
        </w:rPr>
        <w:t>This paper proposes a simple modificati</w:t>
      </w:r>
      <w:r>
        <w:rPr>
          <w:b/>
          <w:color w:val="000000"/>
          <w:sz w:val="18"/>
        </w:rPr>
        <w:t>o</w:t>
      </w:r>
      <w:r>
        <w:rPr>
          <w:b/>
          <w:color w:val="000000"/>
          <w:sz w:val="18"/>
          <w:shd w:val="clear" w:color="auto" w:fill="D4B3FD"/>
        </w:rPr>
        <w:t>n that can</w:t>
      </w:r>
      <w:r>
        <w:rPr>
          <w:b/>
          <w:color w:val="000000"/>
          <w:sz w:val="18"/>
        </w:rPr>
        <w:t xml:space="preserve"> </w:t>
      </w:r>
      <w:r>
        <w:rPr>
          <w:b/>
          <w:color w:val="000000"/>
          <w:sz w:val="18"/>
          <w:shd w:val="clear" w:color="auto" w:fill="D4B3FD"/>
        </w:rPr>
        <w:t>be</w:t>
      </w:r>
      <w:r>
        <w:rPr>
          <w:b/>
          <w:color w:val="000000"/>
          <w:spacing w:val="28"/>
          <w:sz w:val="18"/>
          <w:shd w:val="clear" w:color="auto" w:fill="D4B3FD"/>
        </w:rPr>
        <w:t xml:space="preserve"> </w:t>
      </w:r>
      <w:r>
        <w:rPr>
          <w:b/>
          <w:color w:val="000000"/>
          <w:sz w:val="18"/>
          <w:shd w:val="clear" w:color="auto" w:fill="D4B3FD"/>
        </w:rPr>
        <w:t>made</w:t>
      </w:r>
      <w:r>
        <w:rPr>
          <w:b/>
          <w:color w:val="000000"/>
          <w:spacing w:val="28"/>
          <w:sz w:val="18"/>
          <w:shd w:val="clear" w:color="auto" w:fill="D4B3FD"/>
        </w:rPr>
        <w:t xml:space="preserve"> </w:t>
      </w:r>
      <w:r>
        <w:rPr>
          <w:b/>
          <w:color w:val="000000"/>
          <w:sz w:val="18"/>
          <w:shd w:val="clear" w:color="auto" w:fill="D4B3FD"/>
        </w:rPr>
        <w:t>to</w:t>
      </w:r>
      <w:r>
        <w:rPr>
          <w:b/>
          <w:color w:val="000000"/>
          <w:spacing w:val="28"/>
          <w:sz w:val="18"/>
          <w:shd w:val="clear" w:color="auto" w:fill="D4B3FD"/>
        </w:rPr>
        <w:t xml:space="preserve"> </w:t>
      </w:r>
      <w:r>
        <w:rPr>
          <w:b/>
          <w:color w:val="000000"/>
          <w:sz w:val="18"/>
          <w:shd w:val="clear" w:color="auto" w:fill="D4B3FD"/>
        </w:rPr>
        <w:t>existing</w:t>
      </w:r>
      <w:r>
        <w:rPr>
          <w:b/>
          <w:color w:val="000000"/>
          <w:spacing w:val="28"/>
          <w:sz w:val="18"/>
          <w:shd w:val="clear" w:color="auto" w:fill="D4B3FD"/>
        </w:rPr>
        <w:t xml:space="preserve"> </w:t>
      </w:r>
      <w:r>
        <w:rPr>
          <w:b/>
          <w:color w:val="000000"/>
          <w:sz w:val="18"/>
          <w:shd w:val="clear" w:color="auto" w:fill="D4B3FD"/>
        </w:rPr>
        <w:t>human</w:t>
      </w:r>
      <w:r>
        <w:rPr>
          <w:b/>
          <w:color w:val="000000"/>
          <w:spacing w:val="28"/>
          <w:sz w:val="18"/>
          <w:shd w:val="clear" w:color="auto" w:fill="D4B3FD"/>
        </w:rPr>
        <w:t xml:space="preserve"> </w:t>
      </w:r>
      <w:r>
        <w:rPr>
          <w:b/>
          <w:color w:val="000000"/>
          <w:sz w:val="18"/>
          <w:shd w:val="clear" w:color="auto" w:fill="D4B3FD"/>
        </w:rPr>
        <w:t>skeleton</w:t>
      </w:r>
      <w:r>
        <w:rPr>
          <w:b/>
          <w:color w:val="000000"/>
          <w:spacing w:val="28"/>
          <w:sz w:val="18"/>
          <w:shd w:val="clear" w:color="auto" w:fill="D4B3FD"/>
        </w:rPr>
        <w:t xml:space="preserve"> </w:t>
      </w:r>
      <w:r>
        <w:rPr>
          <w:b/>
          <w:color w:val="000000"/>
          <w:sz w:val="18"/>
          <w:shd w:val="clear" w:color="auto" w:fill="D4B3FD"/>
        </w:rPr>
        <w:t>action</w:t>
      </w:r>
      <w:r>
        <w:rPr>
          <w:b/>
          <w:color w:val="000000"/>
          <w:spacing w:val="28"/>
          <w:sz w:val="18"/>
          <w:shd w:val="clear" w:color="auto" w:fill="D4B3FD"/>
        </w:rPr>
        <w:t xml:space="preserve"> </w:t>
      </w:r>
      <w:r>
        <w:rPr>
          <w:b/>
          <w:color w:val="000000"/>
          <w:sz w:val="18"/>
          <w:shd w:val="clear" w:color="auto" w:fill="D4B3FD"/>
        </w:rPr>
        <w:t>recognition</w:t>
      </w:r>
      <w:r>
        <w:rPr>
          <w:b/>
          <w:color w:val="000000"/>
          <w:spacing w:val="28"/>
          <w:sz w:val="18"/>
          <w:shd w:val="clear" w:color="auto" w:fill="D4B3FD"/>
        </w:rPr>
        <w:t xml:space="preserve"> </w:t>
      </w:r>
      <w:r>
        <w:rPr>
          <w:b/>
          <w:color w:val="000000"/>
          <w:sz w:val="18"/>
          <w:shd w:val="clear" w:color="auto" w:fill="D4B3FD"/>
        </w:rPr>
        <w:t>models</w:t>
      </w:r>
      <w:r>
        <w:rPr>
          <w:b/>
          <w:color w:val="000000"/>
          <w:sz w:val="18"/>
        </w:rPr>
        <w:t xml:space="preserve"> </w:t>
      </w:r>
      <w:r>
        <w:rPr>
          <w:b/>
          <w:color w:val="000000"/>
          <w:sz w:val="18"/>
          <w:shd w:val="clear" w:color="auto" w:fill="D4B3FD"/>
        </w:rPr>
        <w:t>to improve action classification accuracy and human action</w:t>
      </w:r>
      <w:r>
        <w:rPr>
          <w:b/>
          <w:color w:val="000000"/>
          <w:sz w:val="18"/>
        </w:rPr>
        <w:t xml:space="preserve"> </w:t>
      </w:r>
      <w:r>
        <w:rPr>
          <w:b/>
          <w:color w:val="000000"/>
          <w:sz w:val="18"/>
          <w:shd w:val="clear" w:color="auto" w:fill="D4B3FD"/>
        </w:rPr>
        <w:t>anticipation</w:t>
      </w:r>
      <w:r>
        <w:rPr>
          <w:b/>
          <w:color w:val="000000"/>
          <w:spacing w:val="-12"/>
          <w:sz w:val="18"/>
          <w:shd w:val="clear" w:color="auto" w:fill="D4B3FD"/>
        </w:rPr>
        <w:t xml:space="preserve"> </w:t>
      </w:r>
      <w:r>
        <w:rPr>
          <w:b/>
          <w:color w:val="000000"/>
          <w:sz w:val="18"/>
          <w:shd w:val="clear" w:color="auto" w:fill="D4B3FD"/>
        </w:rPr>
        <w:t>capability</w:t>
      </w:r>
      <w:commentRangeEnd w:id="3"/>
      <w:r w:rsidR="000E7D5D">
        <w:rPr>
          <w:rStyle w:val="CommentReference"/>
        </w:rPr>
        <w:commentReference w:id="3"/>
      </w:r>
      <w:r>
        <w:rPr>
          <w:b/>
          <w:color w:val="000000"/>
          <w:sz w:val="18"/>
          <w:shd w:val="clear" w:color="auto" w:fill="D4B3FD"/>
        </w:rPr>
        <w:t>.</w:t>
      </w:r>
      <w:r>
        <w:rPr>
          <w:b/>
          <w:color w:val="000000"/>
          <w:spacing w:val="-11"/>
          <w:sz w:val="18"/>
        </w:rPr>
        <w:t xml:space="preserve"> </w:t>
      </w:r>
      <w:commentRangeStart w:id="4"/>
      <w:r>
        <w:rPr>
          <w:b/>
          <w:color w:val="000000"/>
          <w:sz w:val="18"/>
          <w:shd w:val="clear" w:color="auto" w:fill="D4B3FD"/>
        </w:rPr>
        <w:t>We</w:t>
      </w:r>
      <w:r>
        <w:rPr>
          <w:b/>
          <w:color w:val="000000"/>
          <w:spacing w:val="-11"/>
          <w:sz w:val="18"/>
          <w:shd w:val="clear" w:color="auto" w:fill="D4B3FD"/>
        </w:rPr>
        <w:t xml:space="preserve"> </w:t>
      </w:r>
      <w:r>
        <w:rPr>
          <w:b/>
          <w:color w:val="000000"/>
          <w:sz w:val="18"/>
          <w:shd w:val="clear" w:color="auto" w:fill="D4B3FD"/>
        </w:rPr>
        <w:t>propose</w:t>
      </w:r>
      <w:r>
        <w:rPr>
          <w:b/>
          <w:color w:val="000000"/>
          <w:spacing w:val="-11"/>
          <w:sz w:val="18"/>
          <w:shd w:val="clear" w:color="auto" w:fill="D4B3FD"/>
        </w:rPr>
        <w:t xml:space="preserve"> </w:t>
      </w:r>
      <w:r>
        <w:rPr>
          <w:b/>
          <w:color w:val="000000"/>
          <w:sz w:val="18"/>
          <w:shd w:val="clear" w:color="auto" w:fill="D4B3FD"/>
        </w:rPr>
        <w:t>a</w:t>
      </w:r>
      <w:r>
        <w:rPr>
          <w:b/>
          <w:color w:val="000000"/>
          <w:spacing w:val="-12"/>
          <w:sz w:val="18"/>
          <w:shd w:val="clear" w:color="auto" w:fill="D4B3FD"/>
        </w:rPr>
        <w:t xml:space="preserve"> </w:t>
      </w:r>
      <w:r>
        <w:rPr>
          <w:b/>
          <w:color w:val="000000"/>
          <w:sz w:val="18"/>
          <w:shd w:val="clear" w:color="auto" w:fill="D4B3FD"/>
        </w:rPr>
        <w:t>method</w:t>
      </w:r>
      <w:r>
        <w:rPr>
          <w:b/>
          <w:color w:val="000000"/>
          <w:spacing w:val="-11"/>
          <w:sz w:val="18"/>
          <w:shd w:val="clear" w:color="auto" w:fill="D4B3FD"/>
        </w:rPr>
        <w:t xml:space="preserve"> </w:t>
      </w:r>
      <w:r>
        <w:rPr>
          <w:b/>
          <w:color w:val="000000"/>
          <w:sz w:val="18"/>
          <w:shd w:val="clear" w:color="auto" w:fill="D4B3FD"/>
        </w:rPr>
        <w:t>of</w:t>
      </w:r>
      <w:r>
        <w:rPr>
          <w:b/>
          <w:color w:val="000000"/>
          <w:spacing w:val="-11"/>
          <w:sz w:val="18"/>
          <w:shd w:val="clear" w:color="auto" w:fill="D4B3FD"/>
        </w:rPr>
        <w:t xml:space="preserve"> </w:t>
      </w:r>
      <w:r>
        <w:rPr>
          <w:b/>
          <w:color w:val="000000"/>
          <w:sz w:val="18"/>
          <w:shd w:val="clear" w:color="auto" w:fill="D4B3FD"/>
        </w:rPr>
        <w:t>extracting</w:t>
      </w:r>
      <w:r>
        <w:rPr>
          <w:b/>
          <w:color w:val="000000"/>
          <w:spacing w:val="-11"/>
          <w:sz w:val="18"/>
          <w:shd w:val="clear" w:color="auto" w:fill="D4B3FD"/>
        </w:rPr>
        <w:t xml:space="preserve"> </w:t>
      </w:r>
      <w:r>
        <w:rPr>
          <w:b/>
          <w:color w:val="000000"/>
          <w:sz w:val="18"/>
          <w:shd w:val="clear" w:color="auto" w:fill="D4B3FD"/>
        </w:rPr>
        <w:t>human</w:t>
      </w:r>
      <w:r>
        <w:rPr>
          <w:b/>
          <w:color w:val="000000"/>
          <w:sz w:val="18"/>
        </w:rPr>
        <w:t xml:space="preserve"> </w:t>
      </w:r>
      <w:r>
        <w:rPr>
          <w:b/>
          <w:color w:val="000000"/>
          <w:sz w:val="18"/>
          <w:shd w:val="clear" w:color="auto" w:fill="D4B3FD"/>
        </w:rPr>
        <w:t>early visual motion cues by sampling windows of optical flow</w:t>
      </w:r>
      <w:r>
        <w:rPr>
          <w:b/>
          <w:color w:val="000000"/>
          <w:sz w:val="18"/>
        </w:rPr>
        <w:t xml:space="preserve"> </w:t>
      </w:r>
      <w:r>
        <w:rPr>
          <w:b/>
          <w:color w:val="000000"/>
          <w:sz w:val="18"/>
          <w:shd w:val="clear" w:color="auto" w:fill="D4B3FD"/>
        </w:rPr>
        <w:t xml:space="preserve">surrounding skeleton </w:t>
      </w:r>
      <w:proofErr w:type="spellStart"/>
      <w:r>
        <w:rPr>
          <w:b/>
          <w:color w:val="000000"/>
          <w:sz w:val="18"/>
          <w:shd w:val="clear" w:color="auto" w:fill="D4B3FD"/>
        </w:rPr>
        <w:t>keypoints</w:t>
      </w:r>
      <w:proofErr w:type="spellEnd"/>
      <w:r>
        <w:rPr>
          <w:b/>
          <w:color w:val="000000"/>
          <w:sz w:val="18"/>
          <w:shd w:val="clear" w:color="auto" w:fill="D4B3FD"/>
        </w:rPr>
        <w:t xml:space="preserve"> in image space</w:t>
      </w:r>
      <w:commentRangeEnd w:id="4"/>
      <w:r w:rsidR="002816EA">
        <w:rPr>
          <w:rStyle w:val="CommentReference"/>
        </w:rPr>
        <w:commentReference w:id="4"/>
      </w:r>
      <w:r>
        <w:rPr>
          <w:b/>
          <w:color w:val="000000"/>
          <w:sz w:val="18"/>
        </w:rPr>
        <w:t xml:space="preserve">. </w:t>
      </w:r>
      <w:r>
        <w:rPr>
          <w:b/>
          <w:color w:val="000000"/>
          <w:sz w:val="18"/>
          <w:shd w:val="clear" w:color="auto" w:fill="D4B3FD"/>
        </w:rPr>
        <w:t>We have titled</w:t>
      </w:r>
      <w:r>
        <w:rPr>
          <w:b/>
          <w:color w:val="000000"/>
          <w:sz w:val="18"/>
        </w:rPr>
        <w:t xml:space="preserve"> </w:t>
      </w:r>
      <w:r>
        <w:rPr>
          <w:b/>
          <w:color w:val="000000"/>
          <w:sz w:val="18"/>
          <w:shd w:val="clear" w:color="auto" w:fill="D4B3FD"/>
        </w:rPr>
        <w:t>this Pose-guided Optical Flow Feature methodology,</w:t>
      </w:r>
      <w:r>
        <w:rPr>
          <w:b/>
          <w:color w:val="000000"/>
          <w:sz w:val="18"/>
        </w:rPr>
        <w:t xml:space="preserve"> </w:t>
      </w:r>
      <w:proofErr w:type="spellStart"/>
      <w:r>
        <w:rPr>
          <w:b/>
          <w:color w:val="000000"/>
          <w:sz w:val="18"/>
        </w:rPr>
        <w:t>PoseOFF</w:t>
      </w:r>
      <w:proofErr w:type="spellEnd"/>
      <w:r>
        <w:rPr>
          <w:b/>
          <w:color w:val="000000"/>
          <w:sz w:val="18"/>
        </w:rPr>
        <w:t xml:space="preserve">. </w:t>
      </w:r>
      <w:proofErr w:type="spellStart"/>
      <w:ins w:id="5" w:author="Christopher McCarthy" w:date="2025-12-08T09:24:00Z" w16du:dateUtc="2025-12-07T22:24:00Z">
        <w:r w:rsidR="00D63005">
          <w:rPr>
            <w:b/>
            <w:color w:val="000000"/>
            <w:sz w:val="18"/>
          </w:rPr>
          <w:t>Pose</w:t>
        </w:r>
      </w:ins>
      <w:ins w:id="6" w:author="Christopher McCarthy" w:date="2025-12-08T10:12:00Z" w16du:dateUtc="2025-12-07T23:12:00Z">
        <w:r w:rsidR="00A76CB5">
          <w:rPr>
            <w:b/>
            <w:color w:val="000000"/>
            <w:sz w:val="18"/>
          </w:rPr>
          <w:t>OFF</w:t>
        </w:r>
      </w:ins>
      <w:proofErr w:type="spellEnd"/>
      <w:ins w:id="7" w:author="Christopher McCarthy" w:date="2025-12-08T09:24:00Z" w16du:dateUtc="2025-12-07T22:24:00Z">
        <w:r w:rsidR="00D63005">
          <w:rPr>
            <w:b/>
            <w:color w:val="000000"/>
            <w:sz w:val="18"/>
          </w:rPr>
          <w:t xml:space="preserve"> samples optical flow f</w:t>
        </w:r>
        <w:r w:rsidR="00141C37">
          <w:rPr>
            <w:b/>
            <w:color w:val="000000"/>
            <w:sz w:val="18"/>
          </w:rPr>
          <w:t xml:space="preserve">rom windows anchored </w:t>
        </w:r>
      </w:ins>
      <w:ins w:id="8" w:author="Christopher McCarthy" w:date="2025-12-08T09:25:00Z" w16du:dateUtc="2025-12-07T22:25:00Z">
        <w:r w:rsidR="00141C37">
          <w:rPr>
            <w:b/>
            <w:color w:val="000000"/>
            <w:sz w:val="18"/>
          </w:rPr>
          <w:t xml:space="preserve">at </w:t>
        </w:r>
      </w:ins>
      <w:del w:id="9" w:author="Christopher McCarthy" w:date="2025-12-08T09:24:00Z" w16du:dateUtc="2025-12-07T22:24:00Z">
        <w:r w:rsidDel="00D63005">
          <w:rPr>
            <w:b/>
            <w:color w:val="000000"/>
            <w:sz w:val="18"/>
          </w:rPr>
          <w:delText>W</w:delText>
        </w:r>
      </w:del>
      <w:del w:id="10" w:author="Christopher McCarthy" w:date="2025-12-08T09:25:00Z" w16du:dateUtc="2025-12-07T22:25:00Z">
        <w:r w:rsidDel="00141C37">
          <w:rPr>
            <w:b/>
            <w:color w:val="000000"/>
            <w:sz w:val="18"/>
          </w:rPr>
          <w:delText xml:space="preserve">indows of optical flow sampled surrounding </w:delText>
        </w:r>
      </w:del>
      <w:r>
        <w:rPr>
          <w:b/>
          <w:color w:val="000000"/>
          <w:sz w:val="18"/>
        </w:rPr>
        <w:t xml:space="preserve">human pose </w:t>
      </w:r>
      <w:proofErr w:type="spellStart"/>
      <w:r>
        <w:rPr>
          <w:b/>
          <w:color w:val="000000"/>
          <w:sz w:val="18"/>
        </w:rPr>
        <w:t>keypoints</w:t>
      </w:r>
      <w:proofErr w:type="spellEnd"/>
      <w:ins w:id="11" w:author="Christopher McCarthy" w:date="2025-12-08T09:25:00Z" w16du:dateUtc="2025-12-07T22:25:00Z">
        <w:r w:rsidR="00141C37">
          <w:rPr>
            <w:b/>
            <w:color w:val="000000"/>
            <w:sz w:val="18"/>
          </w:rPr>
          <w:t xml:space="preserve">, </w:t>
        </w:r>
        <w:proofErr w:type="spellStart"/>
        <w:r w:rsidR="00141C37">
          <w:rPr>
            <w:b/>
            <w:color w:val="000000"/>
            <w:sz w:val="18"/>
          </w:rPr>
          <w:t>thereby</w:t>
        </w:r>
      </w:ins>
      <w:del w:id="12" w:author="Christopher McCarthy" w:date="2025-12-08T09:25:00Z" w16du:dateUtc="2025-12-07T22:25:00Z">
        <w:r w:rsidDel="00141C37">
          <w:rPr>
            <w:b/>
            <w:color w:val="000000"/>
            <w:sz w:val="18"/>
          </w:rPr>
          <w:delText xml:space="preserve"> </w:delText>
        </w:r>
      </w:del>
      <w:r>
        <w:rPr>
          <w:b/>
          <w:color w:val="000000"/>
          <w:sz w:val="18"/>
        </w:rPr>
        <w:t>embed</w:t>
      </w:r>
      <w:ins w:id="13" w:author="Christopher McCarthy" w:date="2025-12-08T09:25:00Z" w16du:dateUtc="2025-12-07T22:25:00Z">
        <w:r w:rsidR="00141C37">
          <w:rPr>
            <w:b/>
            <w:color w:val="000000"/>
            <w:sz w:val="18"/>
          </w:rPr>
          <w:t>ding</w:t>
        </w:r>
        <w:proofErr w:type="spellEnd"/>
        <w:r w:rsidR="00141C37">
          <w:rPr>
            <w:b/>
            <w:color w:val="000000"/>
            <w:sz w:val="18"/>
          </w:rPr>
          <w:t xml:space="preserve"> visual</w:t>
        </w:r>
      </w:ins>
      <w:r>
        <w:rPr>
          <w:b/>
          <w:color w:val="000000"/>
          <w:sz w:val="18"/>
        </w:rPr>
        <w:t xml:space="preserve"> motion information in the learning process </w:t>
      </w:r>
      <w:del w:id="14" w:author="Christopher McCarthy" w:date="2025-12-08T09:25:00Z" w16du:dateUtc="2025-12-07T22:25:00Z">
        <w:r w:rsidDel="00141C37">
          <w:rPr>
            <w:b/>
            <w:color w:val="000000"/>
            <w:sz w:val="18"/>
          </w:rPr>
          <w:delText>and</w:delText>
        </w:r>
      </w:del>
      <w:ins w:id="15" w:author="Christopher McCarthy" w:date="2025-12-08T09:25:00Z" w16du:dateUtc="2025-12-07T22:25:00Z">
        <w:r w:rsidR="00141C37">
          <w:rPr>
            <w:b/>
            <w:color w:val="000000"/>
            <w:sz w:val="18"/>
          </w:rPr>
          <w:t xml:space="preserve">, </w:t>
        </w:r>
      </w:ins>
      <w:del w:id="16" w:author="Christopher McCarthy" w:date="2025-12-08T09:25:00Z" w16du:dateUtc="2025-12-07T22:25:00Z">
        <w:r w:rsidDel="00141C37">
          <w:rPr>
            <w:b/>
            <w:color w:val="000000"/>
            <w:sz w:val="18"/>
          </w:rPr>
          <w:delText xml:space="preserve"> </w:delText>
        </w:r>
      </w:del>
      <w:r>
        <w:rPr>
          <w:b/>
          <w:color w:val="000000"/>
          <w:sz w:val="18"/>
        </w:rPr>
        <w:t>enabl</w:t>
      </w:r>
      <w:ins w:id="17" w:author="Christopher McCarthy" w:date="2025-12-08T09:25:00Z" w16du:dateUtc="2025-12-07T22:25:00Z">
        <w:r w:rsidR="00141C37">
          <w:rPr>
            <w:b/>
            <w:color w:val="000000"/>
            <w:sz w:val="18"/>
          </w:rPr>
          <w:t>ing</w:t>
        </w:r>
      </w:ins>
      <w:del w:id="18" w:author="Christopher McCarthy" w:date="2025-12-08T09:25:00Z" w16du:dateUtc="2025-12-07T22:25:00Z">
        <w:r w:rsidDel="00141C37">
          <w:rPr>
            <w:b/>
            <w:color w:val="000000"/>
            <w:sz w:val="18"/>
          </w:rPr>
          <w:delText>e</w:delText>
        </w:r>
      </w:del>
      <w:r>
        <w:rPr>
          <w:b/>
          <w:color w:val="000000"/>
          <w:sz w:val="18"/>
        </w:rPr>
        <w:t xml:space="preserve"> </w:t>
      </w:r>
      <w:del w:id="19" w:author="Christopher McCarthy" w:date="2025-12-08T09:25:00Z" w16du:dateUtc="2025-12-07T22:25:00Z">
        <w:r w:rsidDel="00141C37">
          <w:rPr>
            <w:b/>
            <w:color w:val="000000"/>
            <w:sz w:val="18"/>
          </w:rPr>
          <w:delText xml:space="preserve">the </w:delText>
        </w:r>
      </w:del>
      <w:ins w:id="20" w:author="Christopher McCarthy" w:date="2025-12-08T09:25:00Z" w16du:dateUtc="2025-12-07T22:25:00Z">
        <w:r w:rsidR="00627F19">
          <w:rPr>
            <w:b/>
            <w:color w:val="000000"/>
            <w:sz w:val="18"/>
          </w:rPr>
          <w:t xml:space="preserve">human </w:t>
        </w:r>
        <w:r w:rsidR="00141C37">
          <w:rPr>
            <w:b/>
            <w:color w:val="000000"/>
            <w:sz w:val="18"/>
          </w:rPr>
          <w:t>action</w:t>
        </w:r>
        <w:r w:rsidR="00141C37">
          <w:rPr>
            <w:b/>
            <w:color w:val="000000"/>
            <w:sz w:val="18"/>
          </w:rPr>
          <w:t xml:space="preserve"> </w:t>
        </w:r>
      </w:ins>
      <w:del w:id="21" w:author="Christopher McCarthy" w:date="2025-12-08T09:25:00Z" w16du:dateUtc="2025-12-07T22:25:00Z">
        <w:r w:rsidDel="00627F19">
          <w:rPr>
            <w:b/>
            <w:color w:val="000000"/>
            <w:sz w:val="18"/>
          </w:rPr>
          <w:delText>recognition of actions with</w:delText>
        </w:r>
      </w:del>
      <w:ins w:id="22" w:author="Christopher McCarthy" w:date="2025-12-08T09:25:00Z" w16du:dateUtc="2025-12-07T22:25:00Z">
        <w:r w:rsidR="00627F19">
          <w:rPr>
            <w:b/>
            <w:color w:val="000000"/>
            <w:sz w:val="18"/>
          </w:rPr>
          <w:t>in</w:t>
        </w:r>
      </w:ins>
      <w:r>
        <w:rPr>
          <w:b/>
          <w:color w:val="000000"/>
          <w:sz w:val="18"/>
        </w:rPr>
        <w:t xml:space="preserve"> fewer observed frames. With the addition of a lightweight embedding layer to learn windows of optical flow extracted with </w:t>
      </w:r>
      <w:proofErr w:type="spellStart"/>
      <w:r>
        <w:rPr>
          <w:b/>
          <w:color w:val="000000"/>
          <w:sz w:val="18"/>
        </w:rPr>
        <w:t>PoseOFF</w:t>
      </w:r>
      <w:proofErr w:type="spellEnd"/>
      <w:r>
        <w:rPr>
          <w:b/>
          <w:color w:val="000000"/>
          <w:sz w:val="18"/>
        </w:rPr>
        <w:t xml:space="preserve">, </w:t>
      </w:r>
      <w:ins w:id="23" w:author="Christopher McCarthy" w:date="2025-12-08T09:27:00Z" w16du:dateUtc="2025-12-07T22:27:00Z">
        <w:r w:rsidR="00F61D83">
          <w:rPr>
            <w:b/>
            <w:color w:val="000000"/>
            <w:sz w:val="18"/>
          </w:rPr>
          <w:t>we de</w:t>
        </w:r>
      </w:ins>
      <w:ins w:id="24" w:author="Christopher McCarthy" w:date="2025-12-08T09:28:00Z" w16du:dateUtc="2025-12-07T22:28:00Z">
        <w:r w:rsidR="00F61D83">
          <w:rPr>
            <w:b/>
            <w:color w:val="000000"/>
            <w:sz w:val="18"/>
          </w:rPr>
          <w:t>monstrate</w:t>
        </w:r>
      </w:ins>
      <w:ins w:id="25" w:author="Christopher McCarthy" w:date="2025-12-08T09:30:00Z" w16du:dateUtc="2025-12-07T22:30:00Z">
        <w:r w:rsidR="003D5F43">
          <w:rPr>
            <w:b/>
            <w:color w:val="000000"/>
            <w:sz w:val="18"/>
          </w:rPr>
          <w:t xml:space="preserve"> its effectiveness with </w:t>
        </w:r>
      </w:ins>
      <w:r>
        <w:rPr>
          <w:b/>
          <w:color w:val="000000"/>
          <w:sz w:val="18"/>
        </w:rPr>
        <w:t xml:space="preserve">three </w:t>
      </w:r>
      <w:proofErr w:type="gramStart"/>
      <w:r>
        <w:rPr>
          <w:b/>
          <w:color w:val="000000"/>
          <w:sz w:val="18"/>
        </w:rPr>
        <w:t>state</w:t>
      </w:r>
      <w:proofErr w:type="gramEnd"/>
      <w:r>
        <w:rPr>
          <w:b/>
          <w:color w:val="000000"/>
          <w:sz w:val="18"/>
        </w:rPr>
        <w:t xml:space="preserve"> of the art skeleton-based action recognition models (</w:t>
      </w:r>
      <w:proofErr w:type="spellStart"/>
      <w:r>
        <w:rPr>
          <w:b/>
          <w:color w:val="000000"/>
          <w:sz w:val="18"/>
        </w:rPr>
        <w:t>InfoGCN</w:t>
      </w:r>
      <w:proofErr w:type="spellEnd"/>
      <w:r>
        <w:rPr>
          <w:b/>
          <w:color w:val="000000"/>
          <w:sz w:val="18"/>
        </w:rPr>
        <w:t>++, MS-G3D, ST-GCN++)</w:t>
      </w:r>
      <w:ins w:id="26" w:author="Christopher McCarthy" w:date="2025-12-08T09:30:00Z" w16du:dateUtc="2025-12-07T22:30:00Z">
        <w:r w:rsidR="003D5F43">
          <w:rPr>
            <w:b/>
            <w:color w:val="000000"/>
            <w:sz w:val="18"/>
          </w:rPr>
          <w:t xml:space="preserve">.  Specifically, our </w:t>
        </w:r>
        <w:proofErr w:type="gramStart"/>
        <w:r w:rsidR="003D5F43">
          <w:rPr>
            <w:b/>
            <w:color w:val="000000"/>
            <w:sz w:val="18"/>
          </w:rPr>
          <w:t>result</w:t>
        </w:r>
        <w:proofErr w:type="gramEnd"/>
        <w:r w:rsidR="003D5F43">
          <w:rPr>
            <w:b/>
            <w:color w:val="000000"/>
            <w:sz w:val="18"/>
          </w:rPr>
          <w:t xml:space="preserve"> s</w:t>
        </w:r>
      </w:ins>
      <w:ins w:id="27" w:author="Christopher McCarthy" w:date="2025-12-08T09:31:00Z" w16du:dateUtc="2025-12-07T22:31:00Z">
        <w:r w:rsidR="003D5F43">
          <w:rPr>
            <w:b/>
            <w:color w:val="000000"/>
            <w:sz w:val="18"/>
          </w:rPr>
          <w:t xml:space="preserve">how improved outcomes </w:t>
        </w:r>
        <w:r w:rsidR="00A17A84">
          <w:rPr>
            <w:b/>
            <w:color w:val="000000"/>
            <w:sz w:val="18"/>
          </w:rPr>
          <w:t xml:space="preserve">with respect </w:t>
        </w:r>
        <w:r w:rsidR="00F83AEA">
          <w:rPr>
            <w:b/>
            <w:color w:val="000000"/>
            <w:sz w:val="18"/>
          </w:rPr>
          <w:t xml:space="preserve">to </w:t>
        </w:r>
      </w:ins>
      <w:del w:id="28" w:author="Christopher McCarthy" w:date="2025-12-08T09:30:00Z" w16du:dateUtc="2025-12-07T22:30:00Z">
        <w:r w:rsidDel="003D5F43">
          <w:rPr>
            <w:b/>
            <w:color w:val="000000"/>
            <w:sz w:val="18"/>
          </w:rPr>
          <w:delText xml:space="preserve"> </w:delText>
        </w:r>
        <w:r w:rsidDel="003D5F43">
          <w:rPr>
            <w:b/>
            <w:color w:val="000000"/>
            <w:sz w:val="18"/>
          </w:rPr>
          <w:delText xml:space="preserve">show </w:delText>
        </w:r>
      </w:del>
      <w:del w:id="29" w:author="Christopher McCarthy" w:date="2025-12-08T09:31:00Z" w16du:dateUtc="2025-12-07T22:31:00Z">
        <w:r w:rsidDel="00A17A84">
          <w:rPr>
            <w:b/>
            <w:color w:val="000000"/>
            <w:sz w:val="18"/>
          </w:rPr>
          <w:delText>improve</w:delText>
        </w:r>
      </w:del>
      <w:del w:id="30" w:author="Christopher McCarthy" w:date="2025-12-08T09:30:00Z" w16du:dateUtc="2025-12-07T22:30:00Z">
        <w:r w:rsidDel="003D5F43">
          <w:rPr>
            <w:b/>
            <w:color w:val="000000"/>
            <w:sz w:val="18"/>
          </w:rPr>
          <w:delText>ment</w:delText>
        </w:r>
      </w:del>
      <w:del w:id="31" w:author="Christopher McCarthy" w:date="2025-12-08T09:31:00Z" w16du:dateUtc="2025-12-07T22:31:00Z">
        <w:r w:rsidDel="00A17A84">
          <w:rPr>
            <w:b/>
            <w:color w:val="000000"/>
            <w:sz w:val="18"/>
          </w:rPr>
          <w:delText xml:space="preserve">s in </w:delText>
        </w:r>
      </w:del>
      <w:r>
        <w:rPr>
          <w:b/>
          <w:color w:val="000000"/>
          <w:sz w:val="18"/>
        </w:rPr>
        <w:t>action classifica</w:t>
      </w:r>
      <w:del w:id="32" w:author="Christopher McCarthy" w:date="2025-12-08T09:31:00Z" w16du:dateUtc="2025-12-07T22:31:00Z">
        <w:r w:rsidDel="00A17A84">
          <w:rPr>
            <w:b/>
            <w:color w:val="000000"/>
            <w:sz w:val="18"/>
          </w:rPr>
          <w:delText>-</w:delText>
        </w:r>
      </w:del>
      <w:r>
        <w:rPr>
          <w:b/>
          <w:color w:val="000000"/>
          <w:sz w:val="18"/>
        </w:rPr>
        <w:t>tion accuracy</w:t>
      </w:r>
      <w:ins w:id="33" w:author="Christopher McCarthy" w:date="2025-12-08T09:31:00Z" w16du:dateUtc="2025-12-07T22:31:00Z">
        <w:r w:rsidR="00A17A84">
          <w:rPr>
            <w:b/>
            <w:color w:val="000000"/>
            <w:sz w:val="18"/>
          </w:rPr>
          <w:t xml:space="preserve">, </w:t>
        </w:r>
        <w:r w:rsidR="00F83AEA">
          <w:rPr>
            <w:b/>
            <w:color w:val="000000"/>
            <w:sz w:val="18"/>
          </w:rPr>
          <w:t>and</w:t>
        </w:r>
      </w:ins>
      <w:ins w:id="34" w:author="Christopher McCarthy" w:date="2025-12-08T09:34:00Z" w16du:dateUtc="2025-12-07T22:34:00Z">
        <w:r w:rsidR="00445A3C">
          <w:rPr>
            <w:b/>
            <w:color w:val="000000"/>
            <w:sz w:val="18"/>
          </w:rPr>
          <w:t xml:space="preserve"> </w:t>
        </w:r>
      </w:ins>
      <w:ins w:id="35" w:author="Christopher McCarthy" w:date="2025-12-08T09:33:00Z" w16du:dateUtc="2025-12-07T22:33:00Z">
        <w:r w:rsidR="00486277">
          <w:rPr>
            <w:b/>
            <w:color w:val="000000"/>
            <w:sz w:val="18"/>
          </w:rPr>
          <w:t>latency</w:t>
        </w:r>
      </w:ins>
      <w:ins w:id="36" w:author="Christopher McCarthy" w:date="2025-12-08T09:34:00Z" w16du:dateUtc="2025-12-07T22:34:00Z">
        <w:r w:rsidR="00445A3C">
          <w:rPr>
            <w:b/>
            <w:color w:val="000000"/>
            <w:sz w:val="18"/>
          </w:rPr>
          <w:t xml:space="preserve"> (i.e., fewer observed frames for prediction)</w:t>
        </w:r>
      </w:ins>
      <w:ins w:id="37" w:author="Christopher McCarthy" w:date="2025-12-08T09:33:00Z" w16du:dateUtc="2025-12-07T22:33:00Z">
        <w:r w:rsidR="00486277">
          <w:rPr>
            <w:b/>
            <w:color w:val="000000"/>
            <w:sz w:val="18"/>
          </w:rPr>
          <w:t xml:space="preserve"> </w:t>
        </w:r>
      </w:ins>
      <w:ins w:id="38" w:author="Christopher McCarthy" w:date="2025-12-08T09:32:00Z" w16du:dateUtc="2025-12-07T22:32:00Z">
        <w:r w:rsidR="00F83AEA">
          <w:rPr>
            <w:b/>
            <w:color w:val="000000"/>
            <w:sz w:val="18"/>
          </w:rPr>
          <w:t xml:space="preserve"> </w:t>
        </w:r>
      </w:ins>
      <w:ins w:id="39" w:author="Christopher McCarthy" w:date="2025-12-08T09:31:00Z" w16du:dateUtc="2025-12-07T22:31:00Z">
        <w:r w:rsidR="00A17A84">
          <w:rPr>
            <w:b/>
            <w:color w:val="000000"/>
            <w:sz w:val="18"/>
          </w:rPr>
          <w:t xml:space="preserve"> </w:t>
        </w:r>
      </w:ins>
      <w:r>
        <w:rPr>
          <w:b/>
          <w:color w:val="000000"/>
          <w:sz w:val="18"/>
        </w:rPr>
        <w:t xml:space="preserve"> </w:t>
      </w:r>
      <w:del w:id="40" w:author="Christopher McCarthy" w:date="2025-12-08T09:34:00Z" w16du:dateUtc="2025-12-07T22:34:00Z">
        <w:r w:rsidDel="00445A3C">
          <w:rPr>
            <w:b/>
            <w:color w:val="000000"/>
            <w:sz w:val="18"/>
          </w:rPr>
          <w:delText xml:space="preserve">and action anticipation ability </w:delText>
        </w:r>
      </w:del>
      <w:r>
        <w:rPr>
          <w:b/>
          <w:color w:val="000000"/>
          <w:sz w:val="18"/>
        </w:rPr>
        <w:t>on three human action recognition datasets</w:t>
      </w:r>
      <w:ins w:id="41" w:author="Christopher McCarthy" w:date="2025-12-08T09:35:00Z" w16du:dateUtc="2025-12-07T22:35:00Z">
        <w:r w:rsidR="00F05B59">
          <w:rPr>
            <w:b/>
            <w:color w:val="000000"/>
            <w:sz w:val="18"/>
          </w:rPr>
          <w:t xml:space="preserve"> (</w:t>
        </w:r>
      </w:ins>
      <w:del w:id="42" w:author="Christopher McCarthy" w:date="2025-12-08T09:35:00Z" w16du:dateUtc="2025-12-07T22:35:00Z">
        <w:r w:rsidDel="00F05B59">
          <w:rPr>
            <w:b/>
            <w:color w:val="000000"/>
            <w:sz w:val="18"/>
          </w:rPr>
          <w:delText>. The three models were trained and evaluated on the</w:delText>
        </w:r>
      </w:del>
      <w:r>
        <w:rPr>
          <w:b/>
          <w:color w:val="000000"/>
          <w:sz w:val="18"/>
        </w:rPr>
        <w:t xml:space="preserve"> NTU RGB+D 60, NTU RGB+D 120 skeleton datasets</w:t>
      </w:r>
      <w:r>
        <w:rPr>
          <w:b/>
          <w:color w:val="000000"/>
          <w:spacing w:val="-4"/>
          <w:sz w:val="18"/>
        </w:rPr>
        <w:t xml:space="preserve"> </w:t>
      </w:r>
      <w:r>
        <w:rPr>
          <w:b/>
          <w:color w:val="000000"/>
          <w:sz w:val="18"/>
        </w:rPr>
        <w:t>and</w:t>
      </w:r>
      <w:r>
        <w:rPr>
          <w:b/>
          <w:color w:val="000000"/>
          <w:spacing w:val="-4"/>
          <w:sz w:val="18"/>
        </w:rPr>
        <w:t xml:space="preserve"> </w:t>
      </w:r>
      <w:r>
        <w:rPr>
          <w:b/>
          <w:color w:val="000000"/>
          <w:sz w:val="18"/>
        </w:rPr>
        <w:t>the</w:t>
      </w:r>
      <w:r>
        <w:rPr>
          <w:b/>
          <w:color w:val="000000"/>
          <w:spacing w:val="-4"/>
          <w:sz w:val="18"/>
        </w:rPr>
        <w:t xml:space="preserve"> </w:t>
      </w:r>
      <w:r>
        <w:rPr>
          <w:b/>
          <w:color w:val="000000"/>
          <w:sz w:val="18"/>
        </w:rPr>
        <w:t>UCF-101</w:t>
      </w:r>
      <w:r>
        <w:rPr>
          <w:b/>
          <w:color w:val="000000"/>
          <w:spacing w:val="-4"/>
          <w:sz w:val="18"/>
        </w:rPr>
        <w:t xml:space="preserve"> </w:t>
      </w:r>
      <w:r>
        <w:rPr>
          <w:b/>
          <w:color w:val="000000"/>
          <w:sz w:val="18"/>
        </w:rPr>
        <w:t>RGB</w:t>
      </w:r>
      <w:ins w:id="43" w:author="Christopher McCarthy" w:date="2025-12-08T09:35:00Z" w16du:dateUtc="2025-12-07T22:35:00Z">
        <w:r w:rsidR="00F05B59">
          <w:rPr>
            <w:b/>
            <w:color w:val="000000"/>
            <w:sz w:val="18"/>
          </w:rPr>
          <w:t>)</w:t>
        </w:r>
      </w:ins>
      <w:del w:id="44" w:author="Christopher McCarthy" w:date="2025-12-08T09:35:00Z" w16du:dateUtc="2025-12-07T22:35:00Z">
        <w:r w:rsidDel="00F05B59">
          <w:rPr>
            <w:b/>
            <w:color w:val="000000"/>
            <w:spacing w:val="-4"/>
            <w:sz w:val="18"/>
          </w:rPr>
          <w:delText xml:space="preserve"> </w:delText>
        </w:r>
        <w:r w:rsidDel="00F05B59">
          <w:rPr>
            <w:b/>
            <w:color w:val="000000"/>
            <w:sz w:val="18"/>
          </w:rPr>
          <w:delText>dataset</w:delText>
        </w:r>
      </w:del>
      <w:r>
        <w:rPr>
          <w:b/>
          <w:color w:val="000000"/>
          <w:sz w:val="18"/>
        </w:rPr>
        <w:t>.</w:t>
      </w:r>
      <w:r>
        <w:rPr>
          <w:b/>
          <w:color w:val="000000"/>
          <w:spacing w:val="-4"/>
          <w:sz w:val="18"/>
        </w:rPr>
        <w:t xml:space="preserve"> </w:t>
      </w:r>
      <w:r>
        <w:rPr>
          <w:b/>
          <w:color w:val="000000"/>
          <w:sz w:val="18"/>
        </w:rPr>
        <w:t>Evaluation</w:t>
      </w:r>
      <w:r>
        <w:rPr>
          <w:b/>
          <w:color w:val="000000"/>
          <w:spacing w:val="-4"/>
          <w:sz w:val="18"/>
        </w:rPr>
        <w:t xml:space="preserve"> </w:t>
      </w:r>
      <w:r>
        <w:rPr>
          <w:b/>
          <w:color w:val="000000"/>
          <w:sz w:val="18"/>
        </w:rPr>
        <w:t>of</w:t>
      </w:r>
      <w:r>
        <w:rPr>
          <w:b/>
          <w:color w:val="000000"/>
          <w:spacing w:val="-4"/>
          <w:sz w:val="18"/>
        </w:rPr>
        <w:t xml:space="preserve"> </w:t>
      </w:r>
      <w:r>
        <w:rPr>
          <w:b/>
          <w:color w:val="000000"/>
          <w:sz w:val="18"/>
        </w:rPr>
        <w:t>the</w:t>
      </w:r>
      <w:r>
        <w:rPr>
          <w:b/>
          <w:color w:val="000000"/>
          <w:spacing w:val="-4"/>
          <w:sz w:val="18"/>
        </w:rPr>
        <w:t xml:space="preserve"> </w:t>
      </w:r>
      <w:r>
        <w:rPr>
          <w:b/>
          <w:color w:val="000000"/>
          <w:sz w:val="18"/>
        </w:rPr>
        <w:t xml:space="preserve">models on an RGB only dataset </w:t>
      </w:r>
      <w:del w:id="45" w:author="Christopher McCarthy" w:date="2025-12-08T09:35:00Z" w16du:dateUtc="2025-12-07T22:35:00Z">
        <w:r w:rsidDel="005F2BB5">
          <w:rPr>
            <w:b/>
            <w:color w:val="000000"/>
            <w:sz w:val="18"/>
          </w:rPr>
          <w:delText>demonstrate</w:delText>
        </w:r>
      </w:del>
      <w:ins w:id="46" w:author="Christopher McCarthy" w:date="2025-12-08T09:35:00Z" w16du:dateUtc="2025-12-07T22:35:00Z">
        <w:r w:rsidR="005F2BB5">
          <w:rPr>
            <w:b/>
            <w:color w:val="000000"/>
            <w:sz w:val="18"/>
          </w:rPr>
          <w:t>demonstrates</w:t>
        </w:r>
      </w:ins>
      <w:r>
        <w:rPr>
          <w:b/>
          <w:color w:val="000000"/>
          <w:sz w:val="18"/>
        </w:rPr>
        <w:t xml:space="preserve"> the broad applications of data extraction and embedding method.</w:t>
      </w:r>
    </w:p>
    <w:p w14:paraId="25C21C79" w14:textId="77777777" w:rsidR="00C50428" w:rsidRDefault="00A23A38">
      <w:pPr>
        <w:spacing w:before="18" w:line="230" w:lineRule="auto"/>
        <w:ind w:left="259" w:firstLine="199"/>
        <w:jc w:val="both"/>
        <w:rPr>
          <w:b/>
          <w:sz w:val="18"/>
        </w:rPr>
      </w:pPr>
      <w:r>
        <w:rPr>
          <w:b/>
          <w:i/>
          <w:sz w:val="18"/>
        </w:rPr>
        <w:t>Index Terms</w:t>
      </w:r>
      <w:r>
        <w:rPr>
          <w:b/>
          <w:sz w:val="18"/>
        </w:rPr>
        <w:t xml:space="preserve">—Human Action Recognition, Online Action Recognition, Human Motion Prediction, Multi-modal Media </w:t>
      </w:r>
      <w:r>
        <w:rPr>
          <w:b/>
          <w:spacing w:val="-2"/>
          <w:sz w:val="18"/>
        </w:rPr>
        <w:t>Computing</w:t>
      </w:r>
    </w:p>
    <w:p w14:paraId="25C21C7A" w14:textId="77777777" w:rsidR="00C50428" w:rsidRDefault="00C50428">
      <w:pPr>
        <w:pStyle w:val="BodyText"/>
        <w:spacing w:before="66"/>
        <w:jc w:val="left"/>
        <w:rPr>
          <w:b/>
          <w:sz w:val="18"/>
        </w:rPr>
      </w:pPr>
    </w:p>
    <w:p w14:paraId="25C21C7B" w14:textId="77777777" w:rsidR="00C50428" w:rsidRDefault="00A23A38">
      <w:pPr>
        <w:pStyle w:val="ListParagraph"/>
        <w:numPr>
          <w:ilvl w:val="0"/>
          <w:numId w:val="5"/>
        </w:numPr>
        <w:tabs>
          <w:tab w:val="left" w:pos="2206"/>
        </w:tabs>
        <w:spacing w:before="1"/>
        <w:ind w:left="2206" w:hanging="214"/>
        <w:jc w:val="left"/>
        <w:rPr>
          <w:sz w:val="20"/>
        </w:rPr>
      </w:pPr>
      <w:bookmarkStart w:id="47" w:name="Introduction"/>
      <w:bookmarkEnd w:id="47"/>
      <w:r>
        <w:rPr>
          <w:smallCaps/>
          <w:spacing w:val="-2"/>
          <w:sz w:val="20"/>
        </w:rPr>
        <w:t>Introduction</w:t>
      </w:r>
    </w:p>
    <w:p w14:paraId="25C21C7C" w14:textId="0BF850CD" w:rsidR="00C50428" w:rsidRDefault="00A23A38">
      <w:pPr>
        <w:pStyle w:val="BodyText"/>
        <w:spacing w:before="119" w:line="249" w:lineRule="auto"/>
        <w:ind w:left="259" w:firstLine="199"/>
      </w:pPr>
      <w:commentRangeStart w:id="48"/>
      <w:r>
        <w:t xml:space="preserve">Human action </w:t>
      </w:r>
      <w:del w:id="49" w:author="Christopher McCarthy" w:date="2025-12-08T09:39:00Z" w16du:dateUtc="2025-12-07T22:39:00Z">
        <w:r w:rsidDel="005B54C1">
          <w:delText xml:space="preserve">anticipation </w:delText>
        </w:r>
      </w:del>
      <w:commentRangeEnd w:id="48"/>
      <w:ins w:id="50" w:author="Christopher McCarthy" w:date="2025-12-08T09:39:00Z" w16du:dateUtc="2025-12-07T22:39:00Z">
        <w:r w:rsidR="005B54C1">
          <w:t>prediction</w:t>
        </w:r>
        <w:r w:rsidR="005B54C1">
          <w:t xml:space="preserve"> </w:t>
        </w:r>
      </w:ins>
      <w:r w:rsidR="00924333">
        <w:rPr>
          <w:rStyle w:val="CommentReference"/>
        </w:rPr>
        <w:commentReference w:id="48"/>
      </w:r>
      <w:r>
        <w:t>is a common task in computer vision that aims to predict actions in video</w:t>
      </w:r>
      <w:ins w:id="51" w:author="Christopher McCarthy" w:date="2025-12-08T09:39:00Z" w16du:dateUtc="2025-12-07T22:39:00Z">
        <w:r w:rsidR="005752B6">
          <w:t xml:space="preserve"> data.  Where such predictions are req</w:t>
        </w:r>
        <w:r w:rsidR="00091E7D">
          <w:t>uired quickly</w:t>
        </w:r>
      </w:ins>
      <w:ins w:id="52" w:author="Christopher McCarthy" w:date="2025-12-08T09:42:00Z" w16du:dateUtc="2025-12-07T22:42:00Z">
        <w:r w:rsidR="00C824BC">
          <w:t xml:space="preserve"> and as part of an in</w:t>
        </w:r>
      </w:ins>
      <w:ins w:id="53" w:author="Christopher McCarthy" w:date="2025-12-08T09:43:00Z" w16du:dateUtc="2025-12-07T22:43:00Z">
        <w:r w:rsidR="00C824BC">
          <w:t>teraction loop</w:t>
        </w:r>
        <w:r w:rsidR="00031943">
          <w:t xml:space="preserve"> with humans</w:t>
        </w:r>
      </w:ins>
      <w:ins w:id="54" w:author="Christopher McCarthy" w:date="2025-12-08T09:40:00Z" w16du:dateUtc="2025-12-07T22:40:00Z">
        <w:r w:rsidR="00091E7D">
          <w:t>,</w:t>
        </w:r>
      </w:ins>
      <w:ins w:id="55" w:author="Christopher McCarthy" w:date="2025-12-08T09:43:00Z" w16du:dateUtc="2025-12-07T22:43:00Z">
        <w:r w:rsidR="00E97A00">
          <w:t xml:space="preserve"> </w:t>
        </w:r>
        <w:r w:rsidR="00E97A00">
          <w:t>the problem becomes one of action anticipation</w:t>
        </w:r>
      </w:ins>
      <w:ins w:id="56" w:author="Christopher McCarthy" w:date="2025-12-08T09:44:00Z" w16du:dateUtc="2025-12-07T22:44:00Z">
        <w:r w:rsidR="00E97A00">
          <w:t>, with the aim to achieve accurate action prediction i</w:t>
        </w:r>
        <w:r w:rsidR="006D549F">
          <w:t>n</w:t>
        </w:r>
        <w:r w:rsidR="00E97A00">
          <w:t xml:space="preserve"> as few observed frames as possible</w:t>
        </w:r>
        <w:r w:rsidR="006D549F">
          <w:t xml:space="preserve">. </w:t>
        </w:r>
      </w:ins>
      <w:ins w:id="57" w:author="Christopher McCarthy" w:date="2025-12-08T09:45:00Z" w16du:dateUtc="2025-12-07T22:45:00Z">
        <w:r w:rsidR="006D549F">
          <w:t xml:space="preserve"> Example applications include</w:t>
        </w:r>
      </w:ins>
      <w:ins w:id="58" w:author="Christopher McCarthy" w:date="2025-12-08T09:44:00Z" w16du:dateUtc="2025-12-07T22:44:00Z">
        <w:r w:rsidR="006D549F">
          <w:t xml:space="preserve"> </w:t>
        </w:r>
      </w:ins>
      <w:ins w:id="59" w:author="Christopher McCarthy" w:date="2025-12-08T09:40:00Z" w16du:dateUtc="2025-12-07T22:40:00Z">
        <w:r w:rsidR="00091E7D">
          <w:t xml:space="preserve"> </w:t>
        </w:r>
      </w:ins>
      <w:del w:id="60" w:author="Christopher McCarthy" w:date="2025-12-08T09:39:00Z" w16du:dateUtc="2025-12-07T22:39:00Z">
        <w:r w:rsidDel="005752B6">
          <w:delText>s</w:delText>
        </w:r>
        <w:r w:rsidDel="005752B6">
          <w:delText xml:space="preserve"> with as few</w:delText>
        </w:r>
        <w:r w:rsidDel="005752B6">
          <w:rPr>
            <w:spacing w:val="40"/>
          </w:rPr>
          <w:delText xml:space="preserve"> </w:delText>
        </w:r>
        <w:r w:rsidDel="005752B6">
          <w:delText>frames as possible</w:delText>
        </w:r>
      </w:del>
      <w:del w:id="61" w:author="Christopher McCarthy" w:date="2025-12-08T09:41:00Z" w16du:dateUtc="2025-12-07T22:41:00Z">
        <w:r w:rsidDel="00EF462B">
          <w:delText xml:space="preserve">. Action anticipation has applications in fields </w:delText>
        </w:r>
      </w:del>
      <w:del w:id="62" w:author="Christopher McCarthy" w:date="2025-12-08T09:45:00Z" w16du:dateUtc="2025-12-07T22:45:00Z">
        <w:r w:rsidDel="006D549F">
          <w:delText xml:space="preserve">such </w:delText>
        </w:r>
      </w:del>
      <w:del w:id="63" w:author="Christopher McCarthy" w:date="2025-12-08T09:41:00Z" w16du:dateUtc="2025-12-07T22:41:00Z">
        <w:r w:rsidDel="007204A1">
          <w:delText>as</w:delText>
        </w:r>
      </w:del>
      <w:ins w:id="64" w:author="Christopher McCarthy" w:date="2025-12-08T09:40:00Z" w16du:dateUtc="2025-12-07T22:40:00Z">
        <w:r w:rsidR="00091E7D">
          <w:t xml:space="preserve">human-robot teaming </w:t>
        </w:r>
        <w:r w:rsidR="00091E7D">
          <w:fldChar w:fldCharType="begin"/>
        </w:r>
        <w:r w:rsidR="00091E7D">
          <w:instrText>HYPERLINK \l "_bookmark22"</w:instrText>
        </w:r>
        <w:r w:rsidR="00091E7D">
          <w:fldChar w:fldCharType="separate"/>
        </w:r>
        <w:r w:rsidR="00091E7D">
          <w:t>[18],</w:t>
        </w:r>
        <w:r w:rsidR="00091E7D">
          <w:fldChar w:fldCharType="end"/>
        </w:r>
        <w:r w:rsidR="00091E7D">
          <w:t xml:space="preserve"> </w:t>
        </w:r>
        <w:commentRangeStart w:id="65"/>
        <w:r w:rsidR="00091E7D">
          <w:t xml:space="preserve">pedestrian avoidance </w:t>
        </w:r>
        <w:r w:rsidR="00091E7D">
          <w:fldChar w:fldCharType="begin"/>
        </w:r>
        <w:r w:rsidR="00091E7D">
          <w:instrText>HYPERLINK \l "_bookmark15"</w:instrText>
        </w:r>
        <w:r w:rsidR="00091E7D">
          <w:fldChar w:fldCharType="separate"/>
        </w:r>
        <w:r w:rsidR="00091E7D">
          <w:t>[12],</w:t>
        </w:r>
        <w:r w:rsidR="00091E7D">
          <w:fldChar w:fldCharType="end"/>
        </w:r>
        <w:r w:rsidR="00091E7D">
          <w:t xml:space="preserve"> abnormal activity detection in surveillance </w:t>
        </w:r>
        <w:r w:rsidR="00091E7D">
          <w:fldChar w:fldCharType="begin"/>
        </w:r>
        <w:r w:rsidR="00091E7D">
          <w:instrText>HYPERLINK \l "_bookmark17"</w:instrText>
        </w:r>
        <w:r w:rsidR="00091E7D">
          <w:fldChar w:fldCharType="separate"/>
        </w:r>
        <w:r w:rsidR="00091E7D">
          <w:t>[13]</w:t>
        </w:r>
        <w:r w:rsidR="00091E7D">
          <w:fldChar w:fldCharType="end"/>
        </w:r>
      </w:ins>
      <w:commentRangeEnd w:id="65"/>
      <w:ins w:id="66" w:author="Christopher McCarthy" w:date="2025-12-08T09:54:00Z" w16du:dateUtc="2025-12-07T22:54:00Z">
        <w:r w:rsidR="00415D59">
          <w:rPr>
            <w:rStyle w:val="CommentReference"/>
          </w:rPr>
          <w:commentReference w:id="65"/>
        </w:r>
      </w:ins>
      <w:ins w:id="67" w:author="Christopher McCarthy" w:date="2025-12-08T09:42:00Z" w16du:dateUtc="2025-12-07T22:42:00Z">
        <w:r w:rsidR="007204A1">
          <w:t xml:space="preserve"> </w:t>
        </w:r>
      </w:ins>
      <w:ins w:id="68" w:author="Christopher McCarthy" w:date="2025-12-08T09:40:00Z" w16du:dateUtc="2025-12-07T22:40:00Z">
        <w:r w:rsidR="00091E7D">
          <w:t>and fall detection in aged care settings</w:t>
        </w:r>
      </w:ins>
      <w:ins w:id="69" w:author="Christopher McCarthy" w:date="2025-12-08T09:45:00Z" w16du:dateUtc="2025-12-07T22:45:00Z">
        <w:r w:rsidR="00265D67">
          <w:t>,</w:t>
        </w:r>
      </w:ins>
      <w:ins w:id="70" w:author="Christopher McCarthy" w:date="2025-12-08T09:42:00Z" w16du:dateUtc="2025-12-07T22:42:00Z">
        <w:r w:rsidR="007204A1">
          <w:t xml:space="preserve"> among others</w:t>
        </w:r>
      </w:ins>
      <w:ins w:id="71" w:author="Christopher McCarthy" w:date="2025-12-08T09:45:00Z" w16du:dateUtc="2025-12-07T22:45:00Z">
        <w:r w:rsidR="00265D67">
          <w:t>.</w:t>
        </w:r>
      </w:ins>
      <w:ins w:id="72" w:author="Christopher McCarthy" w:date="2025-12-08T09:40:00Z" w16du:dateUtc="2025-12-07T22:40:00Z">
        <w:r w:rsidR="00EF462B">
          <w:t>,</w:t>
        </w:r>
      </w:ins>
      <w:ins w:id="73" w:author="Christopher McCarthy" w:date="2025-12-08T09:41:00Z" w16du:dateUtc="2025-12-07T22:41:00Z">
        <w:r w:rsidR="00EF462B">
          <w:t xml:space="preserve"> </w:t>
        </w:r>
      </w:ins>
      <w:r>
        <w:t xml:space="preserve"> </w:t>
      </w:r>
      <w:del w:id="74" w:author="Christopher McCarthy" w:date="2025-12-08T09:40:00Z" w16du:dateUtc="2025-12-07T22:40:00Z">
        <w:r w:rsidDel="00091E7D">
          <w:delText xml:space="preserve">human-robot teaming </w:delText>
        </w:r>
        <w:r w:rsidDel="00091E7D">
          <w:fldChar w:fldCharType="begin"/>
        </w:r>
        <w:r w:rsidDel="00091E7D">
          <w:delInstrText>HYPERLINK \l "_bookmark22"</w:delInstrText>
        </w:r>
        <w:r w:rsidDel="00091E7D">
          <w:fldChar w:fldCharType="separate"/>
        </w:r>
        <w:r w:rsidDel="00091E7D">
          <w:delText>[18],</w:delText>
        </w:r>
        <w:r w:rsidDel="00091E7D">
          <w:fldChar w:fldCharType="end"/>
        </w:r>
        <w:r w:rsidDel="00091E7D">
          <w:delText xml:space="preserve"> pedestrian avoid-ance </w:delText>
        </w:r>
        <w:r w:rsidDel="00091E7D">
          <w:fldChar w:fldCharType="begin"/>
        </w:r>
        <w:r w:rsidDel="00091E7D">
          <w:delInstrText>HYPERLINK \l "_bookmark15"</w:delInstrText>
        </w:r>
        <w:r w:rsidDel="00091E7D">
          <w:fldChar w:fldCharType="separate"/>
        </w:r>
        <w:r w:rsidDel="00091E7D">
          <w:delText>[12],</w:delText>
        </w:r>
        <w:r w:rsidDel="00091E7D">
          <w:fldChar w:fldCharType="end"/>
        </w:r>
        <w:r w:rsidDel="00091E7D">
          <w:delText xml:space="preserve"> abnormal activity detection in surveillance </w:delText>
        </w:r>
        <w:r w:rsidDel="00091E7D">
          <w:fldChar w:fldCharType="begin"/>
        </w:r>
        <w:r w:rsidDel="00091E7D">
          <w:delInstrText>HYPERLINK \l "_bookmark17"</w:delInstrText>
        </w:r>
        <w:r w:rsidDel="00091E7D">
          <w:fldChar w:fldCharType="separate"/>
        </w:r>
        <w:r w:rsidDel="00091E7D">
          <w:delText>[13]</w:delText>
        </w:r>
        <w:r w:rsidDel="00091E7D">
          <w:fldChar w:fldCharType="end"/>
        </w:r>
        <w:r w:rsidDel="00091E7D">
          <w:rPr>
            <w:spacing w:val="80"/>
            <w:w w:val="150"/>
          </w:rPr>
          <w:delText xml:space="preserve"> </w:delText>
        </w:r>
        <w:r w:rsidDel="00091E7D">
          <w:delText xml:space="preserve">and fall detection in aged care settings </w:delText>
        </w:r>
        <w:r w:rsidDel="00091E7D">
          <w:fldChar w:fldCharType="begin"/>
        </w:r>
        <w:r w:rsidDel="00091E7D">
          <w:delInstrText>HYPERLINK \l "_bookmark7"</w:delInstrText>
        </w:r>
        <w:r w:rsidDel="00091E7D">
          <w:fldChar w:fldCharType="separate"/>
        </w:r>
        <w:r w:rsidDel="00091E7D">
          <w:delText>[3].</w:delText>
        </w:r>
        <w:r w:rsidDel="00091E7D">
          <w:fldChar w:fldCharType="end"/>
        </w:r>
        <w:r w:rsidDel="00091E7D">
          <w:delText xml:space="preserve"> </w:delText>
        </w:r>
      </w:del>
      <w:r>
        <w:t xml:space="preserve">The task of </w:t>
      </w:r>
      <w:del w:id="75" w:author="Christopher McCarthy" w:date="2025-12-08T09:45:00Z" w16du:dateUtc="2025-12-07T22:45:00Z">
        <w:r w:rsidDel="00265D67">
          <w:delText xml:space="preserve">early </w:delText>
        </w:r>
      </w:del>
      <w:r>
        <w:t xml:space="preserve">action </w:t>
      </w:r>
      <w:del w:id="76" w:author="Christopher McCarthy" w:date="2025-12-08T09:45:00Z" w16du:dateUtc="2025-12-07T22:45:00Z">
        <w:r w:rsidDel="00212664">
          <w:delText xml:space="preserve">recognition </w:delText>
        </w:r>
      </w:del>
      <w:ins w:id="77" w:author="Christopher McCarthy" w:date="2025-12-08T09:45:00Z" w16du:dateUtc="2025-12-07T22:45:00Z">
        <w:r w:rsidR="00212664">
          <w:t>anticipation</w:t>
        </w:r>
        <w:r w:rsidR="00212664">
          <w:t xml:space="preserve"> </w:t>
        </w:r>
        <w:r w:rsidR="00265D67">
          <w:t xml:space="preserve">thus </w:t>
        </w:r>
      </w:ins>
      <w:r>
        <w:t xml:space="preserve">focuses on </w:t>
      </w:r>
      <w:del w:id="78" w:author="Christopher McCarthy" w:date="2025-12-08T09:46:00Z" w16du:dateUtc="2025-12-07T22:46:00Z">
        <w:r w:rsidDel="00212664">
          <w:delText xml:space="preserve">both </w:delText>
        </w:r>
      </w:del>
      <w:r>
        <w:t>the accuracy</w:t>
      </w:r>
      <w:ins w:id="79" w:author="Christopher McCarthy" w:date="2025-12-08T09:46:00Z" w16du:dateUtc="2025-12-07T22:46:00Z">
        <w:r w:rsidR="00212664">
          <w:t xml:space="preserve">, </w:t>
        </w:r>
      </w:ins>
      <w:del w:id="80" w:author="Christopher McCarthy" w:date="2025-12-08T09:46:00Z" w16du:dateUtc="2025-12-07T22:46:00Z">
        <w:r w:rsidDel="00212664">
          <w:delText xml:space="preserve"> </w:delText>
        </w:r>
        <w:r w:rsidDel="00212664">
          <w:delText xml:space="preserve">and </w:delText>
        </w:r>
      </w:del>
      <w:r>
        <w:t>speed</w:t>
      </w:r>
      <w:ins w:id="81" w:author="Christopher McCarthy" w:date="2025-12-08T09:46:00Z" w16du:dateUtc="2025-12-07T22:46:00Z">
        <w:r w:rsidR="00212664">
          <w:t xml:space="preserve"> and frame latency</w:t>
        </w:r>
      </w:ins>
      <w:r>
        <w:t xml:space="preserve"> of action</w:t>
      </w:r>
      <w:r>
        <w:rPr>
          <w:spacing w:val="-3"/>
        </w:rPr>
        <w:t xml:space="preserve"> </w:t>
      </w:r>
      <w:r>
        <w:t>classification</w:t>
      </w:r>
      <w:r>
        <w:rPr>
          <w:spacing w:val="-3"/>
        </w:rPr>
        <w:t xml:space="preserve"> </w:t>
      </w:r>
      <w:hyperlink w:anchor="_bookmark10" w:history="1">
        <w:r>
          <w:t>[6].</w:t>
        </w:r>
      </w:hyperlink>
      <w:r>
        <w:rPr>
          <w:spacing w:val="-3"/>
        </w:rPr>
        <w:t xml:space="preserve"> </w:t>
      </w:r>
      <w:del w:id="82" w:author="Christopher McCarthy" w:date="2025-12-08T09:47:00Z" w16du:dateUtc="2025-12-07T22:47:00Z">
        <w:r w:rsidRPr="00BC24DB" w:rsidDel="00BC24DB">
          <w:delText>This</w:delText>
        </w:r>
        <w:r w:rsidRPr="00BC24DB" w:rsidDel="00BC24DB">
          <w:rPr>
            <w:rPrChange w:id="83" w:author="Christopher McCarthy" w:date="2025-12-08T09:47:00Z" w16du:dateUtc="2025-12-07T22:47:00Z">
              <w:rPr>
                <w:spacing w:val="-3"/>
              </w:rPr>
            </w:rPrChange>
          </w:rPr>
          <w:delText xml:space="preserve"> </w:delText>
        </w:r>
        <w:r w:rsidRPr="00BC24DB" w:rsidDel="00BC24DB">
          <w:delText>is</w:delText>
        </w:r>
        <w:r w:rsidRPr="00BC24DB" w:rsidDel="00BC24DB">
          <w:rPr>
            <w:rPrChange w:id="84" w:author="Christopher McCarthy" w:date="2025-12-08T09:47:00Z" w16du:dateUtc="2025-12-07T22:47:00Z">
              <w:rPr>
                <w:spacing w:val="-3"/>
              </w:rPr>
            </w:rPrChange>
          </w:rPr>
          <w:delText xml:space="preserve"> </w:delText>
        </w:r>
        <w:r w:rsidRPr="00BC24DB" w:rsidDel="00BC24DB">
          <w:delText>particularly</w:delText>
        </w:r>
        <w:r w:rsidRPr="00BC24DB" w:rsidDel="00BC24DB">
          <w:rPr>
            <w:rPrChange w:id="85" w:author="Christopher McCarthy" w:date="2025-12-08T09:47:00Z" w16du:dateUtc="2025-12-07T22:47:00Z">
              <w:rPr>
                <w:spacing w:val="-3"/>
              </w:rPr>
            </w:rPrChange>
          </w:rPr>
          <w:delText xml:space="preserve"> </w:delText>
        </w:r>
        <w:r w:rsidRPr="00BC24DB" w:rsidDel="00BC24DB">
          <w:delText>useful</w:delText>
        </w:r>
        <w:r w:rsidRPr="00BC24DB" w:rsidDel="00BC24DB">
          <w:rPr>
            <w:rPrChange w:id="86" w:author="Christopher McCarthy" w:date="2025-12-08T09:47:00Z" w16du:dateUtc="2025-12-07T22:47:00Z">
              <w:rPr>
                <w:spacing w:val="-3"/>
              </w:rPr>
            </w:rPrChange>
          </w:rPr>
          <w:delText xml:space="preserve"> </w:delText>
        </w:r>
        <w:r w:rsidRPr="00BC24DB" w:rsidDel="00BC24DB">
          <w:delText>in</w:delText>
        </w:r>
        <w:r w:rsidRPr="00BC24DB" w:rsidDel="00BC24DB">
          <w:rPr>
            <w:rPrChange w:id="87" w:author="Christopher McCarthy" w:date="2025-12-08T09:47:00Z" w16du:dateUtc="2025-12-07T22:47:00Z">
              <w:rPr>
                <w:spacing w:val="-3"/>
              </w:rPr>
            </w:rPrChange>
          </w:rPr>
          <w:delText xml:space="preserve"> </w:delText>
        </w:r>
        <w:r w:rsidRPr="00BC24DB" w:rsidDel="00BC24DB">
          <w:delText>real-time applications,</w:delText>
        </w:r>
        <w:r w:rsidRPr="00BC24DB" w:rsidDel="00BC24DB">
          <w:rPr>
            <w:rPrChange w:id="88" w:author="Christopher McCarthy" w:date="2025-12-08T09:47:00Z" w16du:dateUtc="2025-12-07T22:47:00Z">
              <w:rPr>
                <w:spacing w:val="7"/>
              </w:rPr>
            </w:rPrChange>
          </w:rPr>
          <w:delText xml:space="preserve"> </w:delText>
        </w:r>
        <w:r w:rsidRPr="00BC24DB" w:rsidDel="00BC24DB">
          <w:delText>such</w:delText>
        </w:r>
        <w:r w:rsidRPr="00BC24DB" w:rsidDel="00BC24DB">
          <w:rPr>
            <w:rPrChange w:id="89" w:author="Christopher McCarthy" w:date="2025-12-08T09:47:00Z" w16du:dateUtc="2025-12-07T22:47:00Z">
              <w:rPr>
                <w:spacing w:val="7"/>
              </w:rPr>
            </w:rPrChange>
          </w:rPr>
          <w:delText xml:space="preserve"> </w:delText>
        </w:r>
        <w:r w:rsidRPr="00BC24DB" w:rsidDel="00BC24DB">
          <w:delText>as</w:delText>
        </w:r>
        <w:r w:rsidRPr="00BC24DB" w:rsidDel="00BC24DB">
          <w:rPr>
            <w:rPrChange w:id="90" w:author="Christopher McCarthy" w:date="2025-12-08T09:47:00Z" w16du:dateUtc="2025-12-07T22:47:00Z">
              <w:rPr>
                <w:spacing w:val="7"/>
              </w:rPr>
            </w:rPrChange>
          </w:rPr>
          <w:delText xml:space="preserve"> </w:delText>
        </w:r>
        <w:r w:rsidRPr="00BC24DB" w:rsidDel="00BC24DB">
          <w:delText>robotics,</w:delText>
        </w:r>
        <w:r w:rsidRPr="00BC24DB" w:rsidDel="00BC24DB">
          <w:rPr>
            <w:rPrChange w:id="91" w:author="Christopher McCarthy" w:date="2025-12-08T09:47:00Z" w16du:dateUtc="2025-12-07T22:47:00Z">
              <w:rPr>
                <w:spacing w:val="8"/>
              </w:rPr>
            </w:rPrChange>
          </w:rPr>
          <w:delText xml:space="preserve"> </w:delText>
        </w:r>
        <w:r w:rsidRPr="00BC24DB" w:rsidDel="00BC24DB">
          <w:delText>where</w:delText>
        </w:r>
        <w:r w:rsidRPr="00BC24DB" w:rsidDel="00BC24DB">
          <w:rPr>
            <w:rPrChange w:id="92" w:author="Christopher McCarthy" w:date="2025-12-08T09:47:00Z" w16du:dateUtc="2025-12-07T22:47:00Z">
              <w:rPr>
                <w:spacing w:val="7"/>
              </w:rPr>
            </w:rPrChange>
          </w:rPr>
          <w:delText xml:space="preserve"> </w:delText>
        </w:r>
        <w:r w:rsidRPr="00BC24DB" w:rsidDel="00BC24DB">
          <w:delText>response</w:delText>
        </w:r>
        <w:r w:rsidRPr="00BC24DB" w:rsidDel="00BC24DB">
          <w:rPr>
            <w:rPrChange w:id="93" w:author="Christopher McCarthy" w:date="2025-12-08T09:47:00Z" w16du:dateUtc="2025-12-07T22:47:00Z">
              <w:rPr>
                <w:spacing w:val="7"/>
              </w:rPr>
            </w:rPrChange>
          </w:rPr>
          <w:delText xml:space="preserve"> </w:delText>
        </w:r>
        <w:r w:rsidRPr="00BC24DB" w:rsidDel="00BC24DB">
          <w:delText>is</w:delText>
        </w:r>
        <w:r w:rsidRPr="00BC24DB" w:rsidDel="00BC24DB">
          <w:rPr>
            <w:rPrChange w:id="94" w:author="Christopher McCarthy" w:date="2025-12-08T09:47:00Z" w16du:dateUtc="2025-12-07T22:47:00Z">
              <w:rPr>
                <w:spacing w:val="8"/>
              </w:rPr>
            </w:rPrChange>
          </w:rPr>
          <w:delText xml:space="preserve"> </w:delText>
        </w:r>
        <w:r w:rsidRPr="00BC24DB" w:rsidDel="00BC24DB">
          <w:delText>time-</w:delText>
        </w:r>
        <w:r w:rsidRPr="00BC24DB" w:rsidDel="00BC24DB">
          <w:rPr>
            <w:rPrChange w:id="95" w:author="Christopher McCarthy" w:date="2025-12-08T09:47:00Z" w16du:dateUtc="2025-12-07T22:47:00Z">
              <w:rPr>
                <w:spacing w:val="-2"/>
              </w:rPr>
            </w:rPrChange>
          </w:rPr>
          <w:delText>critical.</w:delText>
        </w:r>
      </w:del>
      <w:ins w:id="96" w:author="Christopher McCarthy" w:date="2025-12-08T09:47:00Z" w16du:dateUtc="2025-12-07T22:47:00Z">
        <w:r w:rsidR="00BC24DB">
          <w:t>=</w:t>
        </w:r>
      </w:ins>
    </w:p>
    <w:p w14:paraId="25C21C7D" w14:textId="77777777" w:rsidR="00C50428" w:rsidRDefault="00A23A38">
      <w:pPr>
        <w:pStyle w:val="BodyText"/>
        <w:spacing w:before="7"/>
        <w:ind w:left="458"/>
      </w:pPr>
      <w:r>
        <w:t>[Short</w:t>
      </w:r>
      <w:r>
        <w:rPr>
          <w:spacing w:val="11"/>
        </w:rPr>
        <w:t xml:space="preserve"> </w:t>
      </w:r>
      <w:r>
        <w:t>summary</w:t>
      </w:r>
      <w:r>
        <w:rPr>
          <w:spacing w:val="11"/>
        </w:rPr>
        <w:t xml:space="preserve"> </w:t>
      </w:r>
      <w:r>
        <w:t>of</w:t>
      </w:r>
      <w:r>
        <w:rPr>
          <w:spacing w:val="12"/>
        </w:rPr>
        <w:t xml:space="preserve"> </w:t>
      </w:r>
      <w:r>
        <w:t>optical</w:t>
      </w:r>
      <w:r>
        <w:rPr>
          <w:spacing w:val="11"/>
        </w:rPr>
        <w:t xml:space="preserve"> </w:t>
      </w:r>
      <w:r>
        <w:t>flow,</w:t>
      </w:r>
      <w:r>
        <w:rPr>
          <w:spacing w:val="11"/>
        </w:rPr>
        <w:t xml:space="preserve"> </w:t>
      </w:r>
      <w:r>
        <w:t>what</w:t>
      </w:r>
      <w:r>
        <w:rPr>
          <w:spacing w:val="12"/>
        </w:rPr>
        <w:t xml:space="preserve"> </w:t>
      </w:r>
      <w:r>
        <w:t>it</w:t>
      </w:r>
      <w:r>
        <w:rPr>
          <w:spacing w:val="11"/>
        </w:rPr>
        <w:t xml:space="preserve"> </w:t>
      </w:r>
      <w:r>
        <w:t>tells</w:t>
      </w:r>
      <w:r>
        <w:rPr>
          <w:spacing w:val="11"/>
        </w:rPr>
        <w:t xml:space="preserve"> </w:t>
      </w:r>
      <w:r>
        <w:rPr>
          <w:spacing w:val="-5"/>
        </w:rPr>
        <w:t>us]</w:t>
      </w:r>
    </w:p>
    <w:p w14:paraId="25C21C7E" w14:textId="5C41C076" w:rsidR="00C50428" w:rsidRDefault="00A23A38">
      <w:pPr>
        <w:pStyle w:val="BodyText"/>
        <w:spacing w:before="17" w:line="249" w:lineRule="auto"/>
        <w:ind w:left="259" w:firstLine="199"/>
      </w:pPr>
      <w:r>
        <w:t>E</w:t>
      </w:r>
      <w:r>
        <w:t>arly</w:t>
      </w:r>
      <w:r>
        <w:rPr>
          <w:spacing w:val="-2"/>
        </w:rPr>
        <w:t xml:space="preserve"> </w:t>
      </w:r>
      <w:del w:id="97" w:author="Christopher McCarthy" w:date="2025-12-08T09:48:00Z" w16du:dateUtc="2025-12-07T22:48:00Z">
        <w:r w:rsidDel="000C6F49">
          <w:delText>human</w:delText>
        </w:r>
        <w:r w:rsidDel="000C6F49">
          <w:rPr>
            <w:spacing w:val="-2"/>
          </w:rPr>
          <w:delText xml:space="preserve"> </w:delText>
        </w:r>
      </w:del>
      <w:r>
        <w:t>visual</w:t>
      </w:r>
      <w:r>
        <w:rPr>
          <w:spacing w:val="-2"/>
        </w:rPr>
        <w:t xml:space="preserve"> </w:t>
      </w:r>
      <w:r>
        <w:t>motion</w:t>
      </w:r>
      <w:r>
        <w:rPr>
          <w:spacing w:val="-2"/>
        </w:rPr>
        <w:t xml:space="preserve"> </w:t>
      </w:r>
      <w:r>
        <w:t>cues</w:t>
      </w:r>
      <w:r>
        <w:rPr>
          <w:spacing w:val="-2"/>
        </w:rPr>
        <w:t xml:space="preserve"> </w:t>
      </w:r>
      <w:del w:id="98" w:author="Christopher McCarthy" w:date="2025-12-08T09:48:00Z" w16du:dateUtc="2025-12-07T22:48:00Z">
        <w:r w:rsidDel="00CF4B4D">
          <w:delText>are</w:delText>
        </w:r>
        <w:r w:rsidDel="00CF4B4D">
          <w:rPr>
            <w:spacing w:val="-2"/>
          </w:rPr>
          <w:delText xml:space="preserve"> </w:delText>
        </w:r>
        <w:r w:rsidDel="00CF4B4D">
          <w:delText>exhibited</w:delText>
        </w:r>
      </w:del>
      <w:ins w:id="99" w:author="Christopher McCarthy" w:date="2025-12-08T09:48:00Z" w16du:dateUtc="2025-12-07T22:48:00Z">
        <w:r w:rsidR="00CF4B4D">
          <w:t>offer predictive cu</w:t>
        </w:r>
      </w:ins>
      <w:ins w:id="100" w:author="Christopher McCarthy" w:date="2025-12-08T09:49:00Z" w16du:dateUtc="2025-12-07T22:49:00Z">
        <w:r w:rsidR="00CF4B4D">
          <w:t>es</w:t>
        </w:r>
      </w:ins>
      <w:ins w:id="101" w:author="Christopher McCarthy" w:date="2025-12-08T09:48:00Z" w16du:dateUtc="2025-12-07T22:48:00Z">
        <w:r w:rsidR="00CF4B4D">
          <w:t xml:space="preserve"> during human</w:t>
        </w:r>
      </w:ins>
      <w:r>
        <w:rPr>
          <w:spacing w:val="-2"/>
        </w:rPr>
        <w:t xml:space="preserve"> </w:t>
      </w:r>
      <w:del w:id="102" w:author="Christopher McCarthy" w:date="2025-12-08T09:48:00Z" w16du:dateUtc="2025-12-07T22:48:00Z">
        <w:r w:rsidDel="00CF4B4D">
          <w:delText>during</w:delText>
        </w:r>
        <w:r w:rsidDel="00CF4B4D">
          <w:rPr>
            <w:spacing w:val="-2"/>
          </w:rPr>
          <w:delText xml:space="preserve"> </w:delText>
        </w:r>
      </w:del>
      <w:r>
        <w:t>move-</w:t>
      </w:r>
      <w:proofErr w:type="spellStart"/>
      <w:r>
        <w:t>ment</w:t>
      </w:r>
      <w:proofErr w:type="spellEnd"/>
      <w:r>
        <w:t xml:space="preserve"> or action [CITE]. In primate brains, these motion cues are perceived at early stages of visual processing to prime other</w:t>
      </w:r>
      <w:r>
        <w:rPr>
          <w:spacing w:val="37"/>
        </w:rPr>
        <w:t xml:space="preserve"> </w:t>
      </w:r>
      <w:proofErr w:type="spellStart"/>
      <w:r>
        <w:t>centres</w:t>
      </w:r>
      <w:proofErr w:type="spellEnd"/>
      <w:r>
        <w:rPr>
          <w:spacing w:val="37"/>
        </w:rPr>
        <w:t xml:space="preserve"> </w:t>
      </w:r>
      <w:r>
        <w:t>of</w:t>
      </w:r>
      <w:r>
        <w:rPr>
          <w:spacing w:val="37"/>
        </w:rPr>
        <w:t xml:space="preserve"> </w:t>
      </w:r>
      <w:r>
        <w:t>the</w:t>
      </w:r>
      <w:r>
        <w:rPr>
          <w:spacing w:val="37"/>
        </w:rPr>
        <w:t xml:space="preserve"> </w:t>
      </w:r>
      <w:r>
        <w:t>brain</w:t>
      </w:r>
      <w:r>
        <w:rPr>
          <w:spacing w:val="37"/>
        </w:rPr>
        <w:t xml:space="preserve"> </w:t>
      </w:r>
      <w:r>
        <w:t>(for</w:t>
      </w:r>
      <w:r>
        <w:rPr>
          <w:spacing w:val="37"/>
        </w:rPr>
        <w:t xml:space="preserve"> </w:t>
      </w:r>
      <w:r>
        <w:t>example,</w:t>
      </w:r>
      <w:r>
        <w:rPr>
          <w:spacing w:val="37"/>
        </w:rPr>
        <w:t xml:space="preserve"> </w:t>
      </w:r>
      <w:r>
        <w:t>the</w:t>
      </w:r>
      <w:r>
        <w:rPr>
          <w:spacing w:val="37"/>
        </w:rPr>
        <w:t xml:space="preserve"> </w:t>
      </w:r>
      <w:r>
        <w:t>pre-motor</w:t>
      </w:r>
      <w:r>
        <w:rPr>
          <w:spacing w:val="37"/>
        </w:rPr>
        <w:t xml:space="preserve"> </w:t>
      </w:r>
      <w:proofErr w:type="spellStart"/>
      <w:r>
        <w:t>cor-tex</w:t>
      </w:r>
      <w:proofErr w:type="spellEnd"/>
      <w:r>
        <w:t xml:space="preserve">) </w:t>
      </w:r>
      <w:hyperlink w:anchor="_bookmark14" w:history="1">
        <w:r>
          <w:t>[10].</w:t>
        </w:r>
      </w:hyperlink>
      <w:r>
        <w:t xml:space="preserve"> This sensitivity to motion comes from </w:t>
      </w:r>
      <w:del w:id="103" w:author="Christopher McCarthy" w:date="2025-12-08T09:49:00Z" w16du:dateUtc="2025-12-07T22:49:00Z">
        <w:r w:rsidDel="00BD4CB1">
          <w:delText xml:space="preserve">of </w:delText>
        </w:r>
      </w:del>
      <w:ins w:id="104" w:author="Christopher McCarthy" w:date="2025-12-08T09:49:00Z" w16du:dateUtc="2025-12-07T22:49:00Z">
        <w:r w:rsidR="00BD4CB1">
          <w:t>the</w:t>
        </w:r>
        <w:r w:rsidR="00BD4CB1">
          <w:t xml:space="preserve"> </w:t>
        </w:r>
      </w:ins>
      <w:r>
        <w:t xml:space="preserve">human vision system’s use of optical flow - the perceived movement of light </w:t>
      </w:r>
      <w:r>
        <w:t>patterns projecting onto the eye. In the analysis of human</w:t>
      </w:r>
      <w:r>
        <w:rPr>
          <w:spacing w:val="-6"/>
        </w:rPr>
        <w:t xml:space="preserve"> </w:t>
      </w:r>
      <w:r>
        <w:t>actions,</w:t>
      </w:r>
      <w:r>
        <w:rPr>
          <w:spacing w:val="-6"/>
        </w:rPr>
        <w:t xml:space="preserve"> </w:t>
      </w:r>
      <w:r>
        <w:t>these</w:t>
      </w:r>
      <w:r>
        <w:rPr>
          <w:spacing w:val="-6"/>
        </w:rPr>
        <w:t xml:space="preserve"> </w:t>
      </w:r>
      <w:r>
        <w:t>early</w:t>
      </w:r>
      <w:r>
        <w:rPr>
          <w:spacing w:val="-5"/>
        </w:rPr>
        <w:t xml:space="preserve"> </w:t>
      </w:r>
      <w:r>
        <w:t>motion</w:t>
      </w:r>
      <w:r>
        <w:rPr>
          <w:spacing w:val="-6"/>
        </w:rPr>
        <w:t xml:space="preserve"> </w:t>
      </w:r>
      <w:r>
        <w:t>cues</w:t>
      </w:r>
      <w:r>
        <w:rPr>
          <w:spacing w:val="-6"/>
        </w:rPr>
        <w:t xml:space="preserve"> </w:t>
      </w:r>
      <w:r>
        <w:t>are</w:t>
      </w:r>
      <w:r>
        <w:rPr>
          <w:spacing w:val="-6"/>
        </w:rPr>
        <w:t xml:space="preserve"> </w:t>
      </w:r>
      <w:commentRangeStart w:id="105"/>
      <w:r>
        <w:t>generally</w:t>
      </w:r>
      <w:r>
        <w:rPr>
          <w:spacing w:val="-6"/>
        </w:rPr>
        <w:t xml:space="preserve"> </w:t>
      </w:r>
      <w:r>
        <w:t xml:space="preserve">exhibited as image motion located around specific points of interest on </w:t>
      </w:r>
      <w:commentRangeEnd w:id="105"/>
      <w:r w:rsidR="00415D59">
        <w:rPr>
          <w:rStyle w:val="CommentReference"/>
        </w:rPr>
        <w:commentReference w:id="105"/>
      </w:r>
      <w:r>
        <w:t>the human body [CITE].</w:t>
      </w:r>
    </w:p>
    <w:p w14:paraId="25C21C7F" w14:textId="29A070E2" w:rsidR="00C50428" w:rsidRDefault="00A23A38">
      <w:pPr>
        <w:pStyle w:val="BodyText"/>
        <w:spacing w:before="7" w:line="249" w:lineRule="auto"/>
        <w:ind w:left="259" w:firstLine="199"/>
      </w:pPr>
      <w:r>
        <w:t xml:space="preserve">Human skeleton </w:t>
      </w:r>
      <w:proofErr w:type="spellStart"/>
      <w:r>
        <w:t>keypoints</w:t>
      </w:r>
      <w:proofErr w:type="spellEnd"/>
      <w:r>
        <w:t xml:space="preserve"> are 2D or 3D locations of major human body joints extracted from images or videos. These skeleton </w:t>
      </w:r>
      <w:proofErr w:type="spellStart"/>
      <w:r>
        <w:t>keypoints</w:t>
      </w:r>
      <w:proofErr w:type="spellEnd"/>
      <w:r>
        <w:t xml:space="preserve"> provide meaningful and succinct </w:t>
      </w:r>
      <w:proofErr w:type="spellStart"/>
      <w:proofErr w:type="gramStart"/>
      <w:r>
        <w:t>informa-tion</w:t>
      </w:r>
      <w:proofErr w:type="spellEnd"/>
      <w:proofErr w:type="gramEnd"/>
      <w:r>
        <w:t xml:space="preserve"> about human actions. </w:t>
      </w:r>
      <w:ins w:id="106" w:author="Christopher McCarthy" w:date="2025-12-08T09:57:00Z" w16du:dateUtc="2025-12-07T22:57:00Z">
        <w:r w:rsidR="00FB27B8">
          <w:t>However, s</w:t>
        </w:r>
      </w:ins>
      <w:del w:id="107" w:author="Christopher McCarthy" w:date="2025-12-08T09:57:00Z" w16du:dateUtc="2025-12-07T22:57:00Z">
        <w:r w:rsidDel="00FB27B8">
          <w:delText>S</w:delText>
        </w:r>
      </w:del>
      <w:r>
        <w:t xml:space="preserve">keleton </w:t>
      </w:r>
      <w:proofErr w:type="spellStart"/>
      <w:r>
        <w:t>keypoints</w:t>
      </w:r>
      <w:proofErr w:type="spellEnd"/>
      <w:r>
        <w:t xml:space="preserve"> contain </w:t>
      </w:r>
      <w:del w:id="108" w:author="Christopher McCarthy" w:date="2025-12-08T09:57:00Z" w16du:dateUtc="2025-12-07T22:57:00Z">
        <w:r w:rsidDel="00A54D6A">
          <w:rPr>
            <w:i/>
          </w:rPr>
          <w:delText xml:space="preserve">only </w:delText>
        </w:r>
      </w:del>
      <w:r>
        <w:t>information</w:t>
      </w:r>
      <w:r>
        <w:rPr>
          <w:spacing w:val="40"/>
        </w:rPr>
        <w:t xml:space="preserve"> </w:t>
      </w:r>
      <w:ins w:id="109" w:author="Christopher McCarthy" w:date="2025-12-08T09:57:00Z" w16du:dateUtc="2025-12-07T22:57:00Z">
        <w:r w:rsidR="00A54D6A">
          <w:rPr>
            <w:spacing w:val="40"/>
          </w:rPr>
          <w:t xml:space="preserve">only </w:t>
        </w:r>
      </w:ins>
      <w:r>
        <w:t>about</w:t>
      </w:r>
      <w:r>
        <w:rPr>
          <w:spacing w:val="40"/>
        </w:rPr>
        <w:t xml:space="preserve"> </w:t>
      </w:r>
      <w:r>
        <w:t>position</w:t>
      </w:r>
      <w:r>
        <w:rPr>
          <w:spacing w:val="41"/>
        </w:rPr>
        <w:t xml:space="preserve"> </w:t>
      </w:r>
      <w:r>
        <w:t>and</w:t>
      </w:r>
      <w:r>
        <w:rPr>
          <w:spacing w:val="40"/>
        </w:rPr>
        <w:t xml:space="preserve"> </w:t>
      </w:r>
      <w:r>
        <w:t>movement</w:t>
      </w:r>
      <w:r>
        <w:rPr>
          <w:spacing w:val="41"/>
        </w:rPr>
        <w:t xml:space="preserve"> </w:t>
      </w:r>
      <w:r>
        <w:t>of</w:t>
      </w:r>
      <w:r>
        <w:rPr>
          <w:spacing w:val="40"/>
        </w:rPr>
        <w:t xml:space="preserve"> </w:t>
      </w:r>
      <w:r>
        <w:t>humans.</w:t>
      </w:r>
      <w:r>
        <w:rPr>
          <w:spacing w:val="40"/>
        </w:rPr>
        <w:t xml:space="preserve"> </w:t>
      </w:r>
      <w:ins w:id="110" w:author="Christopher McCarthy" w:date="2025-12-08T09:57:00Z" w16du:dateUtc="2025-12-07T22:57:00Z">
        <w:r w:rsidR="00A54D6A">
          <w:rPr>
            <w:spacing w:val="40"/>
          </w:rPr>
          <w:t xml:space="preserve">While </w:t>
        </w:r>
        <w:r w:rsidR="00A54D6A">
          <w:rPr>
            <w:spacing w:val="-4"/>
          </w:rPr>
          <w:t>th</w:t>
        </w:r>
      </w:ins>
      <w:del w:id="111" w:author="Christopher McCarthy" w:date="2025-12-08T09:57:00Z" w16du:dateUtc="2025-12-07T22:57:00Z">
        <w:r w:rsidDel="00A54D6A">
          <w:rPr>
            <w:spacing w:val="-4"/>
          </w:rPr>
          <w:delText>Th</w:delText>
        </w:r>
      </w:del>
      <w:r>
        <w:rPr>
          <w:spacing w:val="-4"/>
        </w:rPr>
        <w:t>is</w:t>
      </w:r>
    </w:p>
    <w:p w14:paraId="25C21C80" w14:textId="6399618D" w:rsidR="00C50428" w:rsidDel="00A54D6A" w:rsidRDefault="00A23A38">
      <w:pPr>
        <w:pStyle w:val="BodyText"/>
        <w:spacing w:before="97" w:line="249" w:lineRule="auto"/>
        <w:ind w:left="199" w:right="257"/>
        <w:rPr>
          <w:del w:id="112" w:author="Christopher McCarthy" w:date="2025-12-08T09:57:00Z" w16du:dateUtc="2025-12-07T22:57:00Z"/>
        </w:rPr>
      </w:pPr>
      <w:r>
        <w:br w:type="column"/>
      </w:r>
      <w:r>
        <w:lastRenderedPageBreak/>
        <w:t>allows</w:t>
      </w:r>
      <w:r>
        <w:rPr>
          <w:spacing w:val="28"/>
        </w:rPr>
        <w:t xml:space="preserve"> </w:t>
      </w:r>
      <w:r>
        <w:t>action</w:t>
      </w:r>
      <w:r>
        <w:rPr>
          <w:spacing w:val="28"/>
        </w:rPr>
        <w:t xml:space="preserve"> </w:t>
      </w:r>
      <w:r>
        <w:t>recognition</w:t>
      </w:r>
      <w:r>
        <w:rPr>
          <w:spacing w:val="29"/>
        </w:rPr>
        <w:t xml:space="preserve"> </w:t>
      </w:r>
      <w:r>
        <w:t>algorithms</w:t>
      </w:r>
      <w:r>
        <w:rPr>
          <w:spacing w:val="28"/>
        </w:rPr>
        <w:t xml:space="preserve"> </w:t>
      </w:r>
      <w:r>
        <w:t>to</w:t>
      </w:r>
      <w:r>
        <w:rPr>
          <w:spacing w:val="28"/>
        </w:rPr>
        <w:t xml:space="preserve"> </w:t>
      </w:r>
      <w:r>
        <w:t>learn</w:t>
      </w:r>
      <w:r>
        <w:rPr>
          <w:spacing w:val="29"/>
        </w:rPr>
        <w:t xml:space="preserve"> </w:t>
      </w:r>
      <w:r>
        <w:t>from</w:t>
      </w:r>
      <w:r>
        <w:rPr>
          <w:spacing w:val="28"/>
        </w:rPr>
        <w:t xml:space="preserve"> </w:t>
      </w:r>
      <w:r>
        <w:t>data</w:t>
      </w:r>
      <w:r>
        <w:rPr>
          <w:spacing w:val="28"/>
        </w:rPr>
        <w:t xml:space="preserve"> </w:t>
      </w:r>
      <w:r>
        <w:t>that is free from environmental noise, such as dynamic lighting conditions and background clutter</w:t>
      </w:r>
      <w:ins w:id="113" w:author="Christopher McCarthy" w:date="2025-12-08T09:57:00Z" w16du:dateUtc="2025-12-07T22:57:00Z">
        <w:r w:rsidR="00A54D6A">
          <w:t>,</w:t>
        </w:r>
      </w:ins>
      <w:del w:id="114" w:author="Christopher McCarthy" w:date="2025-12-08T09:57:00Z" w16du:dateUtc="2025-12-07T22:57:00Z">
        <w:r w:rsidDel="00A54D6A">
          <w:delText>.</w:delText>
        </w:r>
      </w:del>
      <w:ins w:id="115" w:author="Christopher McCarthy" w:date="2025-12-08T09:57:00Z" w16du:dateUtc="2025-12-07T22:57:00Z">
        <w:r w:rsidR="00A54D6A">
          <w:t xml:space="preserve"> s</w:t>
        </w:r>
      </w:ins>
    </w:p>
    <w:p w14:paraId="25C21C81" w14:textId="10034961" w:rsidR="00C50428" w:rsidRDefault="00A23A38" w:rsidP="00A54D6A">
      <w:pPr>
        <w:pStyle w:val="BodyText"/>
        <w:spacing w:before="97" w:line="249" w:lineRule="auto"/>
        <w:ind w:left="199" w:right="257"/>
        <w:pPrChange w:id="116" w:author="Christopher McCarthy" w:date="2025-12-08T09:57:00Z" w16du:dateUtc="2025-12-07T22:57:00Z">
          <w:pPr>
            <w:pStyle w:val="BodyText"/>
            <w:spacing w:before="55" w:line="249" w:lineRule="auto"/>
            <w:ind w:left="199" w:right="257" w:firstLine="199"/>
          </w:pPr>
        </w:pPrChange>
      </w:pPr>
      <w:commentRangeStart w:id="117"/>
      <w:del w:id="118" w:author="Christopher McCarthy" w:date="2025-12-08T09:57:00Z" w16du:dateUtc="2025-12-07T22:57:00Z">
        <w:r w:rsidDel="00A54D6A">
          <w:delText>S</w:delText>
        </w:r>
      </w:del>
      <w:r>
        <w:t xml:space="preserve">keleton-only </w:t>
      </w:r>
      <w:commentRangeStart w:id="119"/>
      <w:r>
        <w:t>approaches fail to capture relations</w:t>
      </w:r>
      <w:ins w:id="120" w:author="Christopher McCarthy" w:date="2025-12-08T09:58:00Z" w16du:dateUtc="2025-12-07T22:58:00Z">
        <w:r w:rsidR="00A54D6A">
          <w:t>hips</w:t>
        </w:r>
      </w:ins>
      <w:r>
        <w:t xml:space="preserve"> between limbs</w:t>
      </w:r>
      <w:commentRangeEnd w:id="119"/>
      <w:r w:rsidR="00734A39">
        <w:rPr>
          <w:rStyle w:val="CommentReference"/>
        </w:rPr>
        <w:commentReference w:id="119"/>
      </w:r>
      <w:r>
        <w:t>, and do not cope well with limb occlusion. Dedicated skeleton action recognition datasets often require human ac-</w:t>
      </w:r>
      <w:proofErr w:type="spellStart"/>
      <w:r>
        <w:t>tions</w:t>
      </w:r>
      <w:proofErr w:type="spellEnd"/>
      <w:r>
        <w:rPr>
          <w:spacing w:val="-4"/>
        </w:rPr>
        <w:t xml:space="preserve"> </w:t>
      </w:r>
      <w:r>
        <w:t>to</w:t>
      </w:r>
      <w:r>
        <w:rPr>
          <w:spacing w:val="-4"/>
        </w:rPr>
        <w:t xml:space="preserve"> </w:t>
      </w:r>
      <w:r>
        <w:t>be</w:t>
      </w:r>
      <w:r>
        <w:rPr>
          <w:spacing w:val="-4"/>
        </w:rPr>
        <w:t xml:space="preserve"> </w:t>
      </w:r>
      <w:r>
        <w:t>captured</w:t>
      </w:r>
      <w:r>
        <w:rPr>
          <w:spacing w:val="-4"/>
        </w:rPr>
        <w:t xml:space="preserve"> </w:t>
      </w:r>
      <w:r>
        <w:t>from</w:t>
      </w:r>
      <w:r>
        <w:rPr>
          <w:spacing w:val="-4"/>
        </w:rPr>
        <w:t xml:space="preserve"> </w:t>
      </w:r>
      <w:r>
        <w:t>multiple</w:t>
      </w:r>
      <w:r>
        <w:rPr>
          <w:spacing w:val="-4"/>
        </w:rPr>
        <w:t xml:space="preserve"> </w:t>
      </w:r>
      <w:r>
        <w:t>angles</w:t>
      </w:r>
      <w:r>
        <w:rPr>
          <w:spacing w:val="-4"/>
        </w:rPr>
        <w:t xml:space="preserve"> </w:t>
      </w:r>
      <w:r>
        <w:t>using</w:t>
      </w:r>
      <w:r>
        <w:rPr>
          <w:spacing w:val="-4"/>
        </w:rPr>
        <w:t xml:space="preserve"> </w:t>
      </w:r>
      <w:r>
        <w:t>multiple</w:t>
      </w:r>
      <w:r>
        <w:rPr>
          <w:spacing w:val="-4"/>
        </w:rPr>
        <w:t xml:space="preserve"> </w:t>
      </w:r>
      <w:r>
        <w:t xml:space="preserve">RGB-D sensors to produce reliable skeleton information </w:t>
      </w:r>
      <w:r>
        <w:fldChar w:fldCharType="begin"/>
      </w:r>
      <w:r>
        <w:instrText>HYPERLINK \l "_bookmark18"</w:instrText>
      </w:r>
      <w:r>
        <w:fldChar w:fldCharType="separate"/>
      </w:r>
      <w:r>
        <w:t>[14]</w:t>
      </w:r>
      <w:r>
        <w:fldChar w:fldCharType="end"/>
      </w:r>
      <w:r>
        <w:t xml:space="preserve"> </w:t>
      </w:r>
      <w:r>
        <w:fldChar w:fldCharType="begin"/>
      </w:r>
      <w:r>
        <w:instrText>HYPERLINK \l "_bookmark11"</w:instrText>
      </w:r>
      <w:r>
        <w:fldChar w:fldCharType="separate"/>
      </w:r>
      <w:r>
        <w:t>[7].</w:t>
      </w:r>
      <w:r>
        <w:fldChar w:fldCharType="end"/>
      </w:r>
      <w:r>
        <w:t xml:space="preserve"> For actions with similar body motions, skeleton-only learning approaches fail to capture contextual features that may differ-</w:t>
      </w:r>
      <w:proofErr w:type="spellStart"/>
      <w:r>
        <w:t>entiate</w:t>
      </w:r>
      <w:proofErr w:type="spellEnd"/>
      <w:r>
        <w:t xml:space="preserve"> the actions, such as actions like “put on backpack” and “put on jacket”.</w:t>
      </w:r>
    </w:p>
    <w:p w14:paraId="25C21C82" w14:textId="4B0DF2F8" w:rsidR="00C50428" w:rsidRDefault="00A23A38">
      <w:pPr>
        <w:pStyle w:val="BodyText"/>
        <w:spacing w:before="54" w:line="249" w:lineRule="auto"/>
        <w:ind w:left="199" w:right="257" w:firstLine="199"/>
      </w:pPr>
      <w:commentRangeStart w:id="121"/>
      <w:r>
        <w:t>RGB-only approaches to human action recognition must contend with large amounts of calculations needed to process video data. Complex environments, such as outdoor settings</w:t>
      </w:r>
      <w:r>
        <w:rPr>
          <w:spacing w:val="40"/>
        </w:rPr>
        <w:t xml:space="preserve"> </w:t>
      </w:r>
      <w:r>
        <w:t xml:space="preserve">or shifting camera perspectives, present challenges for RGB-only models in capturing robust human action features </w:t>
      </w:r>
      <w:hyperlink w:anchor="_bookmark21" w:history="1">
        <w:r>
          <w:t>[17].</w:t>
        </w:r>
      </w:hyperlink>
      <w:r>
        <w:t xml:space="preserve"> RGB-only models designed to perform human early action recognition suffer when distinguishing intra-class differences and inter-class similarities.</w:t>
      </w:r>
      <w:commentRangeEnd w:id="117"/>
      <w:r w:rsidR="004713BC">
        <w:rPr>
          <w:rStyle w:val="CommentReference"/>
        </w:rPr>
        <w:commentReference w:id="117"/>
      </w:r>
      <w:commentRangeEnd w:id="121"/>
      <w:r w:rsidR="003F5483">
        <w:rPr>
          <w:rStyle w:val="CommentReference"/>
        </w:rPr>
        <w:commentReference w:id="121"/>
      </w:r>
    </w:p>
    <w:p w14:paraId="25C21C83" w14:textId="2953241B" w:rsidR="00C50428" w:rsidRDefault="00A23A38">
      <w:pPr>
        <w:pStyle w:val="BodyText"/>
        <w:spacing w:before="54" w:line="249" w:lineRule="auto"/>
        <w:ind w:left="199" w:right="257" w:firstLine="199"/>
      </w:pPr>
      <w:r>
        <w:t>To address these challenges, we propose a method of embedding</w:t>
      </w:r>
      <w:r>
        <w:rPr>
          <w:spacing w:val="-1"/>
        </w:rPr>
        <w:t xml:space="preserve"> </w:t>
      </w:r>
      <w:proofErr w:type="spellStart"/>
      <w:ins w:id="122" w:author="Christopher McCarthy" w:date="2025-12-08T10:12:00Z" w16du:dateUtc="2025-12-07T23:12:00Z">
        <w:r w:rsidR="009B7676">
          <w:rPr>
            <w:spacing w:val="-1"/>
          </w:rPr>
          <w:t>locali</w:t>
        </w:r>
        <w:r w:rsidR="00E55203">
          <w:rPr>
            <w:spacing w:val="-1"/>
          </w:rPr>
          <w:t>s</w:t>
        </w:r>
        <w:r w:rsidR="009B7676">
          <w:rPr>
            <w:spacing w:val="-1"/>
          </w:rPr>
          <w:t>ed</w:t>
        </w:r>
        <w:proofErr w:type="spellEnd"/>
        <w:r w:rsidR="009B7676">
          <w:rPr>
            <w:spacing w:val="-1"/>
          </w:rPr>
          <w:t xml:space="preserve"> </w:t>
        </w:r>
      </w:ins>
      <w:proofErr w:type="spellStart"/>
      <w:ins w:id="123" w:author="Christopher McCarthy" w:date="2025-12-08T10:13:00Z" w16du:dateUtc="2025-12-07T23:13:00Z">
        <w:r w:rsidR="00E55203">
          <w:rPr>
            <w:spacing w:val="-1"/>
          </w:rPr>
          <w:t>spatio</w:t>
        </w:r>
        <w:proofErr w:type="spellEnd"/>
        <w:r w:rsidR="00E55203">
          <w:rPr>
            <w:spacing w:val="-1"/>
          </w:rPr>
          <w:t xml:space="preserve">-temporal </w:t>
        </w:r>
      </w:ins>
      <w:ins w:id="124" w:author="Christopher McCarthy" w:date="2025-12-08T10:12:00Z" w16du:dateUtc="2025-12-07T23:12:00Z">
        <w:r w:rsidR="009B7676">
          <w:rPr>
            <w:spacing w:val="-1"/>
          </w:rPr>
          <w:t xml:space="preserve">features extracted </w:t>
        </w:r>
      </w:ins>
      <w:ins w:id="125" w:author="Christopher McCarthy" w:date="2025-12-08T10:13:00Z" w16du:dateUtc="2025-12-07T23:13:00Z">
        <w:r w:rsidR="00E55203">
          <w:rPr>
            <w:spacing w:val="-1"/>
          </w:rPr>
          <w:t>from</w:t>
        </w:r>
      </w:ins>
      <w:ins w:id="126" w:author="Christopher McCarthy" w:date="2025-12-08T10:10:00Z" w16du:dateUtc="2025-12-07T23:10:00Z">
        <w:r w:rsidR="00D61F9A">
          <w:rPr>
            <w:spacing w:val="-1"/>
          </w:rPr>
          <w:t xml:space="preserve"> </w:t>
        </w:r>
      </w:ins>
      <w:proofErr w:type="spellStart"/>
      <w:ins w:id="127" w:author="Christopher McCarthy" w:date="2025-12-08T10:13:00Z" w16du:dateUtc="2025-12-07T23:13:00Z">
        <w:r w:rsidR="008D34FA">
          <w:rPr>
            <w:spacing w:val="-1"/>
          </w:rPr>
          <w:t>keypint</w:t>
        </w:r>
        <w:proofErr w:type="spellEnd"/>
        <w:r w:rsidR="008D34FA">
          <w:rPr>
            <w:spacing w:val="-1"/>
          </w:rPr>
          <w:t xml:space="preserve">-anchored </w:t>
        </w:r>
      </w:ins>
      <w:ins w:id="128" w:author="Christopher McCarthy" w:date="2025-12-08T10:10:00Z" w16du:dateUtc="2025-12-07T23:10:00Z">
        <w:r w:rsidR="00D61F9A">
          <w:rPr>
            <w:spacing w:val="-1"/>
          </w:rPr>
          <w:t xml:space="preserve">windows of </w:t>
        </w:r>
      </w:ins>
      <w:r>
        <w:t>option</w:t>
      </w:r>
      <w:r>
        <w:rPr>
          <w:spacing w:val="-1"/>
        </w:rPr>
        <w:t xml:space="preserve"> </w:t>
      </w:r>
      <w:proofErr w:type="spellStart"/>
      <w:r>
        <w:t>flow</w:t>
      </w:r>
      <w:del w:id="129" w:author="Christopher McCarthy" w:date="2025-12-08T10:12:00Z" w16du:dateUtc="2025-12-07T23:12:00Z">
        <w:r w:rsidDel="009B7676">
          <w:rPr>
            <w:spacing w:val="-1"/>
          </w:rPr>
          <w:delText xml:space="preserve"> </w:delText>
        </w:r>
        <w:r w:rsidDel="009B7676">
          <w:delText>information</w:delText>
        </w:r>
        <w:r w:rsidDel="009B7676">
          <w:rPr>
            <w:spacing w:val="-1"/>
          </w:rPr>
          <w:delText xml:space="preserve"> </w:delText>
        </w:r>
      </w:del>
      <w:r>
        <w:t>in</w:t>
      </w:r>
      <w:proofErr w:type="spellEnd"/>
      <w:r>
        <w:rPr>
          <w:spacing w:val="-1"/>
        </w:rPr>
        <w:t xml:space="preserve"> </w:t>
      </w:r>
      <w:r>
        <w:t>existing</w:t>
      </w:r>
      <w:r>
        <w:rPr>
          <w:spacing w:val="-1"/>
        </w:rPr>
        <w:t xml:space="preserve"> </w:t>
      </w:r>
      <w:r>
        <w:t>skeleton-based action recognition models. Our Pose-guided Optical Flow Feature extraction method (</w:t>
      </w:r>
      <w:proofErr w:type="spellStart"/>
      <w:r>
        <w:t>PoseOFF</w:t>
      </w:r>
      <w:proofErr w:type="spellEnd"/>
      <w:r>
        <w:t xml:space="preserve">) involves the strategic sampling of windows of optical flow surrounding human skeleton </w:t>
      </w:r>
      <w:proofErr w:type="spellStart"/>
      <w:r>
        <w:t>keypoints</w:t>
      </w:r>
      <w:proofErr w:type="spellEnd"/>
      <w:r>
        <w:t xml:space="preserve">. Optical flow can provide more nuanced information than the simple displacement vectors of skeleton </w:t>
      </w:r>
      <w:proofErr w:type="spellStart"/>
      <w:r>
        <w:t>keypoints</w:t>
      </w:r>
      <w:proofErr w:type="spellEnd"/>
      <w:r>
        <w:t xml:space="preserve">. A simple embedding layer integrated </w:t>
      </w:r>
      <w:proofErr w:type="gramStart"/>
      <w:r>
        <w:t>in</w:t>
      </w:r>
      <w:proofErr w:type="gramEnd"/>
      <w:r>
        <w:t xml:space="preserve"> three state-of-the-art skeleton-based action recognition algorithms shows an improvement in classification accuracy and action </w:t>
      </w:r>
      <w:proofErr w:type="spellStart"/>
      <w:proofErr w:type="gramStart"/>
      <w:r>
        <w:t>antici-</w:t>
      </w:r>
      <w:r>
        <w:rPr>
          <w:spacing w:val="-2"/>
        </w:rPr>
        <w:t>pation</w:t>
      </w:r>
      <w:proofErr w:type="spellEnd"/>
      <w:proofErr w:type="gramEnd"/>
      <w:r>
        <w:rPr>
          <w:spacing w:val="-2"/>
        </w:rPr>
        <w:t>.</w:t>
      </w:r>
    </w:p>
    <w:p w14:paraId="25C21C84" w14:textId="77777777" w:rsidR="00C50428" w:rsidRDefault="00A23A38">
      <w:pPr>
        <w:pStyle w:val="BodyText"/>
        <w:spacing w:before="54"/>
        <w:ind w:left="398"/>
      </w:pPr>
      <w:r>
        <w:t>The</w:t>
      </w:r>
      <w:r>
        <w:rPr>
          <w:spacing w:val="13"/>
        </w:rPr>
        <w:t xml:space="preserve"> </w:t>
      </w:r>
      <w:r>
        <w:t>main</w:t>
      </w:r>
      <w:r>
        <w:rPr>
          <w:spacing w:val="14"/>
        </w:rPr>
        <w:t xml:space="preserve"> </w:t>
      </w:r>
      <w:r>
        <w:t>contributions</w:t>
      </w:r>
      <w:r>
        <w:rPr>
          <w:spacing w:val="13"/>
        </w:rPr>
        <w:t xml:space="preserve"> </w:t>
      </w:r>
      <w:r>
        <w:t>of</w:t>
      </w:r>
      <w:r>
        <w:rPr>
          <w:spacing w:val="14"/>
        </w:rPr>
        <w:t xml:space="preserve"> </w:t>
      </w:r>
      <w:r>
        <w:t>this</w:t>
      </w:r>
      <w:r>
        <w:rPr>
          <w:spacing w:val="14"/>
        </w:rPr>
        <w:t xml:space="preserve"> </w:t>
      </w:r>
      <w:r>
        <w:t>work</w:t>
      </w:r>
      <w:r>
        <w:rPr>
          <w:spacing w:val="13"/>
        </w:rPr>
        <w:t xml:space="preserve"> </w:t>
      </w:r>
      <w:r>
        <w:rPr>
          <w:spacing w:val="-4"/>
        </w:rPr>
        <w:t>are:</w:t>
      </w:r>
    </w:p>
    <w:p w14:paraId="25C21C85" w14:textId="125A9EDA" w:rsidR="00C50428" w:rsidRDefault="00A23A38">
      <w:pPr>
        <w:pStyle w:val="ListParagraph"/>
        <w:numPr>
          <w:ilvl w:val="0"/>
          <w:numId w:val="4"/>
        </w:numPr>
        <w:tabs>
          <w:tab w:val="left" w:pos="597"/>
          <w:tab w:val="left" w:pos="599"/>
        </w:tabs>
        <w:spacing w:before="165" w:line="249" w:lineRule="auto"/>
        <w:ind w:right="257"/>
        <w:rPr>
          <w:sz w:val="20"/>
        </w:rPr>
      </w:pPr>
      <w:proofErr w:type="spellStart"/>
      <w:r>
        <w:rPr>
          <w:sz w:val="20"/>
        </w:rPr>
        <w:t>PoseOFF</w:t>
      </w:r>
      <w:proofErr w:type="spellEnd"/>
      <w:r>
        <w:rPr>
          <w:sz w:val="20"/>
        </w:rPr>
        <w:t xml:space="preserve">, a </w:t>
      </w:r>
      <w:ins w:id="130" w:author="Christopher McCarthy" w:date="2025-12-08T10:14:00Z" w16du:dateUtc="2025-12-07T23:14:00Z">
        <w:r w:rsidR="007D4084">
          <w:rPr>
            <w:sz w:val="20"/>
          </w:rPr>
          <w:t xml:space="preserve">novel </w:t>
        </w:r>
      </w:ins>
      <w:r>
        <w:rPr>
          <w:sz w:val="20"/>
        </w:rPr>
        <w:t xml:space="preserve">feature </w:t>
      </w:r>
      <w:del w:id="131" w:author="Christopher McCarthy" w:date="2025-12-08T10:14:00Z" w16du:dateUtc="2025-12-07T23:14:00Z">
        <w:r w:rsidDel="00BD12BF">
          <w:rPr>
            <w:sz w:val="20"/>
          </w:rPr>
          <w:delText xml:space="preserve">extraction </w:delText>
        </w:r>
      </w:del>
      <w:ins w:id="132" w:author="Christopher McCarthy" w:date="2025-12-08T10:14:00Z" w16du:dateUtc="2025-12-07T23:14:00Z">
        <w:r w:rsidR="00BD12BF">
          <w:rPr>
            <w:sz w:val="20"/>
          </w:rPr>
          <w:t>embedding</w:t>
        </w:r>
        <w:r w:rsidR="00BD12BF">
          <w:rPr>
            <w:sz w:val="20"/>
          </w:rPr>
          <w:t xml:space="preserve"> </w:t>
        </w:r>
      </w:ins>
      <w:del w:id="133" w:author="Christopher McCarthy" w:date="2025-12-08T10:14:00Z" w16du:dateUtc="2025-12-07T23:14:00Z">
        <w:r w:rsidDel="00BD12BF">
          <w:rPr>
            <w:sz w:val="20"/>
          </w:rPr>
          <w:delText xml:space="preserve">method </w:delText>
        </w:r>
      </w:del>
      <w:del w:id="134" w:author="Christopher McCarthy" w:date="2025-12-08T10:15:00Z" w16du:dateUtc="2025-12-07T23:15:00Z">
        <w:r w:rsidDel="00BD12BF">
          <w:rPr>
            <w:sz w:val="20"/>
          </w:rPr>
          <w:delText>for strategically sampling the</w:delText>
        </w:r>
      </w:del>
      <w:ins w:id="135" w:author="Christopher McCarthy" w:date="2025-12-08T10:15:00Z" w16du:dateUtc="2025-12-07T23:15:00Z">
        <w:r w:rsidR="00BD12BF">
          <w:rPr>
            <w:sz w:val="20"/>
          </w:rPr>
          <w:t>derived from</w:t>
        </w:r>
      </w:ins>
      <w:r>
        <w:rPr>
          <w:sz w:val="20"/>
        </w:rPr>
        <w:t xml:space="preserve"> optical flow </w:t>
      </w:r>
      <w:del w:id="136" w:author="Christopher McCarthy" w:date="2025-12-08T10:15:00Z" w16du:dateUtc="2025-12-07T23:15:00Z">
        <w:r w:rsidDel="0056162B">
          <w:rPr>
            <w:sz w:val="20"/>
          </w:rPr>
          <w:delText>field surrounding human pose keypoints as a way</w:delText>
        </w:r>
      </w:del>
      <w:ins w:id="137" w:author="Christopher McCarthy" w:date="2025-12-08T10:15:00Z" w16du:dateUtc="2025-12-07T23:15:00Z">
        <w:r w:rsidR="0056162B">
          <w:rPr>
            <w:sz w:val="20"/>
          </w:rPr>
          <w:t>in order</w:t>
        </w:r>
      </w:ins>
      <w:r>
        <w:rPr>
          <w:sz w:val="20"/>
        </w:rPr>
        <w:t xml:space="preserve"> to </w:t>
      </w:r>
      <w:ins w:id="138" w:author="Christopher McCarthy" w:date="2025-12-08T10:15:00Z" w16du:dateUtc="2025-12-07T23:15:00Z">
        <w:r w:rsidR="0056162B">
          <w:rPr>
            <w:sz w:val="20"/>
          </w:rPr>
          <w:t xml:space="preserve">anticipate human action from </w:t>
        </w:r>
      </w:ins>
      <w:del w:id="139" w:author="Christopher McCarthy" w:date="2025-12-08T10:15:00Z" w16du:dateUtc="2025-12-07T23:15:00Z">
        <w:r w:rsidDel="0056162B">
          <w:rPr>
            <w:sz w:val="20"/>
          </w:rPr>
          <w:delText xml:space="preserve">highlight human </w:delText>
        </w:r>
      </w:del>
      <w:r>
        <w:rPr>
          <w:sz w:val="20"/>
        </w:rPr>
        <w:t>early visual motion cues.</w:t>
      </w:r>
    </w:p>
    <w:p w14:paraId="25C21C86" w14:textId="77777777" w:rsidR="00C50428" w:rsidRDefault="00A23A38">
      <w:pPr>
        <w:pStyle w:val="ListParagraph"/>
        <w:numPr>
          <w:ilvl w:val="0"/>
          <w:numId w:val="4"/>
        </w:numPr>
        <w:tabs>
          <w:tab w:val="left" w:pos="597"/>
          <w:tab w:val="left" w:pos="599"/>
        </w:tabs>
        <w:spacing w:line="249" w:lineRule="auto"/>
        <w:ind w:right="257"/>
        <w:rPr>
          <w:sz w:val="20"/>
        </w:rPr>
      </w:pPr>
      <w:r>
        <w:rPr>
          <w:sz w:val="20"/>
        </w:rPr>
        <w:t>A</w:t>
      </w:r>
      <w:r>
        <w:rPr>
          <w:spacing w:val="-8"/>
          <w:sz w:val="20"/>
        </w:rPr>
        <w:t xml:space="preserve"> </w:t>
      </w:r>
      <w:r>
        <w:rPr>
          <w:sz w:val="20"/>
        </w:rPr>
        <w:t>simple</w:t>
      </w:r>
      <w:r>
        <w:rPr>
          <w:spacing w:val="-8"/>
          <w:sz w:val="20"/>
        </w:rPr>
        <w:t xml:space="preserve"> </w:t>
      </w:r>
      <w:r>
        <w:rPr>
          <w:sz w:val="20"/>
        </w:rPr>
        <w:t>embedding</w:t>
      </w:r>
      <w:r>
        <w:rPr>
          <w:spacing w:val="-8"/>
          <w:sz w:val="20"/>
        </w:rPr>
        <w:t xml:space="preserve"> </w:t>
      </w:r>
      <w:r>
        <w:rPr>
          <w:sz w:val="20"/>
        </w:rPr>
        <w:t>layer</w:t>
      </w:r>
      <w:r>
        <w:rPr>
          <w:spacing w:val="-8"/>
          <w:sz w:val="20"/>
        </w:rPr>
        <w:t xml:space="preserve"> </w:t>
      </w:r>
      <w:r>
        <w:rPr>
          <w:sz w:val="20"/>
        </w:rPr>
        <w:t>that</w:t>
      </w:r>
      <w:r>
        <w:rPr>
          <w:spacing w:val="-8"/>
          <w:sz w:val="20"/>
        </w:rPr>
        <w:t xml:space="preserve"> </w:t>
      </w:r>
      <w:r>
        <w:rPr>
          <w:sz w:val="20"/>
        </w:rPr>
        <w:t>can</w:t>
      </w:r>
      <w:r>
        <w:rPr>
          <w:spacing w:val="-8"/>
          <w:sz w:val="20"/>
        </w:rPr>
        <w:t xml:space="preserve"> </w:t>
      </w:r>
      <w:r>
        <w:rPr>
          <w:sz w:val="20"/>
        </w:rPr>
        <w:t>be</w:t>
      </w:r>
      <w:r>
        <w:rPr>
          <w:spacing w:val="-8"/>
          <w:sz w:val="20"/>
        </w:rPr>
        <w:t xml:space="preserve"> </w:t>
      </w:r>
      <w:r>
        <w:rPr>
          <w:sz w:val="20"/>
        </w:rPr>
        <w:t>easily</w:t>
      </w:r>
      <w:r>
        <w:rPr>
          <w:spacing w:val="-8"/>
          <w:sz w:val="20"/>
        </w:rPr>
        <w:t xml:space="preserve"> </w:t>
      </w:r>
      <w:r>
        <w:rPr>
          <w:sz w:val="20"/>
        </w:rPr>
        <w:t>implemented in existing skeleton-based action recognition models to learn windows of optical flow.</w:t>
      </w:r>
    </w:p>
    <w:p w14:paraId="25C21C87" w14:textId="77777777" w:rsidR="00C50428" w:rsidRDefault="00A23A38">
      <w:pPr>
        <w:pStyle w:val="ListParagraph"/>
        <w:numPr>
          <w:ilvl w:val="0"/>
          <w:numId w:val="4"/>
        </w:numPr>
        <w:tabs>
          <w:tab w:val="left" w:pos="597"/>
          <w:tab w:val="left" w:pos="599"/>
        </w:tabs>
        <w:spacing w:line="249" w:lineRule="auto"/>
        <w:ind w:right="257"/>
        <w:rPr>
          <w:sz w:val="20"/>
        </w:rPr>
      </w:pPr>
      <w:commentRangeStart w:id="140"/>
      <w:r>
        <w:rPr>
          <w:sz w:val="20"/>
        </w:rPr>
        <w:t>An</w:t>
      </w:r>
      <w:r>
        <w:rPr>
          <w:spacing w:val="27"/>
          <w:sz w:val="20"/>
        </w:rPr>
        <w:t xml:space="preserve"> </w:t>
      </w:r>
      <w:r>
        <w:rPr>
          <w:sz w:val="20"/>
        </w:rPr>
        <w:t>evaluation</w:t>
      </w:r>
      <w:r>
        <w:rPr>
          <w:spacing w:val="27"/>
          <w:sz w:val="20"/>
        </w:rPr>
        <w:t xml:space="preserve"> </w:t>
      </w:r>
      <w:r>
        <w:rPr>
          <w:sz w:val="20"/>
        </w:rPr>
        <w:t>of</w:t>
      </w:r>
      <w:r>
        <w:rPr>
          <w:spacing w:val="27"/>
          <w:sz w:val="20"/>
        </w:rPr>
        <w:t xml:space="preserve"> </w:t>
      </w:r>
      <w:r>
        <w:rPr>
          <w:sz w:val="20"/>
        </w:rPr>
        <w:t>the</w:t>
      </w:r>
      <w:r>
        <w:rPr>
          <w:spacing w:val="27"/>
          <w:sz w:val="20"/>
        </w:rPr>
        <w:t xml:space="preserve"> </w:t>
      </w:r>
      <w:r>
        <w:rPr>
          <w:sz w:val="20"/>
        </w:rPr>
        <w:t>performance</w:t>
      </w:r>
      <w:r>
        <w:rPr>
          <w:spacing w:val="27"/>
          <w:sz w:val="20"/>
        </w:rPr>
        <w:t xml:space="preserve"> </w:t>
      </w:r>
      <w:r>
        <w:rPr>
          <w:sz w:val="20"/>
        </w:rPr>
        <w:t>of</w:t>
      </w:r>
      <w:r>
        <w:rPr>
          <w:spacing w:val="27"/>
          <w:sz w:val="20"/>
        </w:rPr>
        <w:t xml:space="preserve"> </w:t>
      </w:r>
      <w:r>
        <w:rPr>
          <w:sz w:val="20"/>
        </w:rPr>
        <w:t>three</w:t>
      </w:r>
      <w:r>
        <w:rPr>
          <w:spacing w:val="27"/>
          <w:sz w:val="20"/>
        </w:rPr>
        <w:t xml:space="preserve"> </w:t>
      </w:r>
      <w:r>
        <w:rPr>
          <w:sz w:val="20"/>
        </w:rPr>
        <w:t xml:space="preserve">state-of-the-art skeleton-based action recognition models with and without the </w:t>
      </w:r>
      <w:proofErr w:type="spellStart"/>
      <w:r>
        <w:rPr>
          <w:sz w:val="20"/>
        </w:rPr>
        <w:t>PoseOFF</w:t>
      </w:r>
      <w:proofErr w:type="spellEnd"/>
      <w:r>
        <w:rPr>
          <w:sz w:val="20"/>
        </w:rPr>
        <w:t xml:space="preserve"> embeddings.</w:t>
      </w:r>
    </w:p>
    <w:p w14:paraId="25C21C88" w14:textId="77777777" w:rsidR="00C50428" w:rsidRDefault="00A23A38">
      <w:pPr>
        <w:pStyle w:val="ListParagraph"/>
        <w:numPr>
          <w:ilvl w:val="0"/>
          <w:numId w:val="4"/>
        </w:numPr>
        <w:tabs>
          <w:tab w:val="left" w:pos="597"/>
          <w:tab w:val="left" w:pos="599"/>
        </w:tabs>
        <w:spacing w:line="249" w:lineRule="auto"/>
        <w:ind w:right="257"/>
        <w:rPr>
          <w:sz w:val="20"/>
        </w:rPr>
      </w:pPr>
      <w:r>
        <w:rPr>
          <w:sz w:val="20"/>
        </w:rPr>
        <w:t xml:space="preserve">Demonstration of an enhanced action anticipation </w:t>
      </w:r>
      <w:r>
        <w:rPr>
          <w:sz w:val="20"/>
        </w:rPr>
        <w:t xml:space="preserve">ability of skeleton-based action recognition models with the use of </w:t>
      </w:r>
      <w:proofErr w:type="spellStart"/>
      <w:r>
        <w:rPr>
          <w:sz w:val="20"/>
        </w:rPr>
        <w:t>PoseOFF</w:t>
      </w:r>
      <w:proofErr w:type="spellEnd"/>
      <w:r>
        <w:rPr>
          <w:sz w:val="20"/>
        </w:rPr>
        <w:t xml:space="preserve"> features.</w:t>
      </w:r>
      <w:commentRangeEnd w:id="140"/>
      <w:r w:rsidR="008C47D8">
        <w:rPr>
          <w:rStyle w:val="CommentReference"/>
        </w:rPr>
        <w:commentReference w:id="140"/>
      </w:r>
    </w:p>
    <w:p w14:paraId="25C21C89" w14:textId="77777777" w:rsidR="00C50428" w:rsidRDefault="00C50428">
      <w:pPr>
        <w:pStyle w:val="ListParagraph"/>
        <w:spacing w:line="249" w:lineRule="auto"/>
        <w:rPr>
          <w:sz w:val="20"/>
        </w:rPr>
        <w:sectPr w:rsidR="00C50428">
          <w:type w:val="continuous"/>
          <w:pgSz w:w="12240" w:h="15840"/>
          <w:pgMar w:top="900" w:right="720" w:bottom="280" w:left="720" w:header="720" w:footer="720" w:gutter="0"/>
          <w:cols w:num="2" w:space="720" w:equalWidth="0">
            <w:col w:w="5281" w:space="40"/>
            <w:col w:w="5479"/>
          </w:cols>
        </w:sectPr>
      </w:pPr>
    </w:p>
    <w:p w14:paraId="25C21C8A" w14:textId="77777777" w:rsidR="00C50428" w:rsidRDefault="00A23A38">
      <w:pPr>
        <w:ind w:left="773"/>
        <w:rPr>
          <w:sz w:val="20"/>
        </w:rPr>
      </w:pPr>
      <w:r>
        <w:rPr>
          <w:noProof/>
          <w:sz w:val="20"/>
        </w:rPr>
        <w:lastRenderedPageBreak/>
        <w:drawing>
          <wp:inline distT="0" distB="0" distL="0" distR="0" wp14:anchorId="25C21D6E" wp14:editId="25C21D6F">
            <wp:extent cx="5852950" cy="247478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 cstate="print"/>
                    <a:stretch>
                      <a:fillRect/>
                    </a:stretch>
                  </pic:blipFill>
                  <pic:spPr>
                    <a:xfrm>
                      <a:off x="0" y="0"/>
                      <a:ext cx="5852950" cy="2474785"/>
                    </a:xfrm>
                    <a:prstGeom prst="rect">
                      <a:avLst/>
                    </a:prstGeom>
                  </pic:spPr>
                </pic:pic>
              </a:graphicData>
            </a:graphic>
          </wp:inline>
        </w:drawing>
      </w:r>
    </w:p>
    <w:p w14:paraId="25C21C8B" w14:textId="77777777" w:rsidR="00C50428" w:rsidRDefault="00C50428">
      <w:pPr>
        <w:pStyle w:val="BodyText"/>
        <w:spacing w:before="45"/>
        <w:jc w:val="left"/>
        <w:rPr>
          <w:sz w:val="16"/>
        </w:rPr>
      </w:pPr>
    </w:p>
    <w:p w14:paraId="25C21C8C" w14:textId="77777777" w:rsidR="00C50428" w:rsidRDefault="00A23A38">
      <w:pPr>
        <w:spacing w:line="232" w:lineRule="auto"/>
        <w:ind w:left="259" w:right="257"/>
        <w:jc w:val="both"/>
        <w:rPr>
          <w:sz w:val="16"/>
        </w:rPr>
      </w:pPr>
      <w:r>
        <w:rPr>
          <w:sz w:val="16"/>
        </w:rPr>
        <w:t>Fig. 1.</w:t>
      </w:r>
      <w:r>
        <w:rPr>
          <w:spacing w:val="40"/>
          <w:sz w:val="16"/>
        </w:rPr>
        <w:t xml:space="preserve"> </w:t>
      </w:r>
      <w:bookmarkStart w:id="141" w:name="_bookmark0"/>
      <w:bookmarkEnd w:id="141"/>
      <w:r>
        <w:rPr>
          <w:sz w:val="16"/>
        </w:rPr>
        <w:t xml:space="preserve">Extraction method for sampling windows of optical flow surrounding human pose </w:t>
      </w:r>
      <w:proofErr w:type="spellStart"/>
      <w:r>
        <w:rPr>
          <w:sz w:val="16"/>
        </w:rPr>
        <w:t>keypoints</w:t>
      </w:r>
      <w:proofErr w:type="spellEnd"/>
      <w:r>
        <w:rPr>
          <w:sz w:val="16"/>
        </w:rPr>
        <w:t xml:space="preserve">. From the RGB videos, both human skeleton </w:t>
      </w:r>
      <w:proofErr w:type="spellStart"/>
      <w:r>
        <w:rPr>
          <w:sz w:val="16"/>
        </w:rPr>
        <w:t>keypoints</w:t>
      </w:r>
      <w:proofErr w:type="spellEnd"/>
      <w:r>
        <w:rPr>
          <w:spacing w:val="40"/>
          <w:sz w:val="16"/>
        </w:rPr>
        <w:t xml:space="preserve"> </w:t>
      </w:r>
      <w:r>
        <w:rPr>
          <w:sz w:val="16"/>
        </w:rPr>
        <w:t xml:space="preserve">(pose) and optical flow are extracted. Windows of optical flow vectors are sampled surrounding each human pose </w:t>
      </w:r>
      <w:proofErr w:type="spellStart"/>
      <w:r>
        <w:rPr>
          <w:sz w:val="16"/>
        </w:rPr>
        <w:t>keypoint</w:t>
      </w:r>
      <w:proofErr w:type="spellEnd"/>
      <w:r>
        <w:rPr>
          <w:sz w:val="16"/>
        </w:rPr>
        <w:t xml:space="preserve"> to generate Pose-guided Optical</w:t>
      </w:r>
      <w:r>
        <w:rPr>
          <w:spacing w:val="40"/>
          <w:sz w:val="16"/>
        </w:rPr>
        <w:t xml:space="preserve"> </w:t>
      </w:r>
      <w:r>
        <w:rPr>
          <w:sz w:val="16"/>
        </w:rPr>
        <w:t xml:space="preserve">Flow </w:t>
      </w:r>
      <w:proofErr w:type="spellStart"/>
      <w:r>
        <w:rPr>
          <w:sz w:val="16"/>
        </w:rPr>
        <w:t>Feautres</w:t>
      </w:r>
      <w:proofErr w:type="spellEnd"/>
      <w:r>
        <w:rPr>
          <w:sz w:val="16"/>
        </w:rPr>
        <w:t xml:space="preserve"> (</w:t>
      </w:r>
      <w:proofErr w:type="spellStart"/>
      <w:r>
        <w:rPr>
          <w:sz w:val="16"/>
        </w:rPr>
        <w:t>PoseOFF</w:t>
      </w:r>
      <w:proofErr w:type="spellEnd"/>
      <w:r>
        <w:rPr>
          <w:sz w:val="16"/>
        </w:rPr>
        <w:t xml:space="preserve">). This </w:t>
      </w:r>
      <w:proofErr w:type="spellStart"/>
      <w:r>
        <w:rPr>
          <w:sz w:val="16"/>
        </w:rPr>
        <w:t>PoseOFF</w:t>
      </w:r>
      <w:proofErr w:type="spellEnd"/>
      <w:r>
        <w:rPr>
          <w:sz w:val="16"/>
        </w:rPr>
        <w:t xml:space="preserve"> data includes both joint coordinates in (</w:t>
      </w:r>
      <w:proofErr w:type="spellStart"/>
      <w:proofErr w:type="gramStart"/>
      <w:r>
        <w:rPr>
          <w:sz w:val="16"/>
        </w:rPr>
        <w:t>x,y</w:t>
      </w:r>
      <w:proofErr w:type="gramEnd"/>
      <w:r>
        <w:rPr>
          <w:sz w:val="16"/>
        </w:rPr>
        <w:t>,z</w:t>
      </w:r>
      <w:proofErr w:type="spellEnd"/>
      <w:r>
        <w:rPr>
          <w:sz w:val="16"/>
        </w:rPr>
        <w:t>) space, as well as 25 (</w:t>
      </w:r>
      <w:proofErr w:type="spellStart"/>
      <w:proofErr w:type="gramStart"/>
      <w:r>
        <w:rPr>
          <w:sz w:val="16"/>
        </w:rPr>
        <w:t>u,v</w:t>
      </w:r>
      <w:proofErr w:type="spellEnd"/>
      <w:proofErr w:type="gramEnd"/>
      <w:r>
        <w:rPr>
          <w:sz w:val="16"/>
        </w:rPr>
        <w:t>) vectors representing the window of optical</w:t>
      </w:r>
      <w:r>
        <w:rPr>
          <w:spacing w:val="40"/>
          <w:sz w:val="16"/>
        </w:rPr>
        <w:t xml:space="preserve"> </w:t>
      </w:r>
      <w:r>
        <w:rPr>
          <w:sz w:val="16"/>
        </w:rPr>
        <w:t xml:space="preserve">flow sampled surrounding each pose </w:t>
      </w:r>
      <w:proofErr w:type="spellStart"/>
      <w:r>
        <w:rPr>
          <w:sz w:val="16"/>
        </w:rPr>
        <w:t>keypoint</w:t>
      </w:r>
      <w:proofErr w:type="spellEnd"/>
      <w:r>
        <w:rPr>
          <w:sz w:val="16"/>
        </w:rPr>
        <w:t>.</w:t>
      </w:r>
    </w:p>
    <w:p w14:paraId="25C21C8D" w14:textId="77777777" w:rsidR="00C50428" w:rsidRDefault="00C50428">
      <w:pPr>
        <w:pStyle w:val="BodyText"/>
        <w:spacing w:before="99"/>
        <w:jc w:val="left"/>
      </w:pPr>
    </w:p>
    <w:p w14:paraId="25C21C8E" w14:textId="77777777" w:rsidR="00C50428" w:rsidRDefault="00C50428">
      <w:pPr>
        <w:pStyle w:val="BodyText"/>
        <w:jc w:val="left"/>
        <w:sectPr w:rsidR="00C50428">
          <w:pgSz w:w="12240" w:h="15840"/>
          <w:pgMar w:top="1020" w:right="720" w:bottom="280" w:left="720" w:header="720" w:footer="720" w:gutter="0"/>
          <w:cols w:space="720"/>
        </w:sectPr>
      </w:pPr>
    </w:p>
    <w:p w14:paraId="25C21C8F" w14:textId="77777777" w:rsidR="00C50428" w:rsidRDefault="00A23A38">
      <w:pPr>
        <w:pStyle w:val="ListParagraph"/>
        <w:numPr>
          <w:ilvl w:val="0"/>
          <w:numId w:val="5"/>
        </w:numPr>
        <w:tabs>
          <w:tab w:val="left" w:pos="2218"/>
        </w:tabs>
        <w:spacing w:before="98"/>
        <w:ind w:left="2218" w:hanging="289"/>
        <w:jc w:val="left"/>
        <w:rPr>
          <w:sz w:val="20"/>
        </w:rPr>
      </w:pPr>
      <w:bookmarkStart w:id="142" w:name="Related_work"/>
      <w:bookmarkEnd w:id="142"/>
      <w:commentRangeStart w:id="143"/>
      <w:r>
        <w:rPr>
          <w:smallCaps/>
          <w:sz w:val="20"/>
        </w:rPr>
        <w:t>Related</w:t>
      </w:r>
      <w:r>
        <w:rPr>
          <w:smallCaps/>
          <w:spacing w:val="48"/>
          <w:sz w:val="20"/>
        </w:rPr>
        <w:t xml:space="preserve"> </w:t>
      </w:r>
      <w:commentRangeEnd w:id="143"/>
      <w:r w:rsidR="00BA28D5">
        <w:rPr>
          <w:rStyle w:val="CommentReference"/>
        </w:rPr>
        <w:commentReference w:id="143"/>
      </w:r>
      <w:r>
        <w:rPr>
          <w:smallCaps/>
          <w:spacing w:val="-4"/>
          <w:sz w:val="20"/>
        </w:rPr>
        <w:t>work</w:t>
      </w:r>
    </w:p>
    <w:p w14:paraId="25C21C90" w14:textId="77777777" w:rsidR="00C50428" w:rsidRDefault="00A23A38">
      <w:pPr>
        <w:pStyle w:val="BodyText"/>
        <w:spacing w:before="156" w:line="249" w:lineRule="auto"/>
        <w:ind w:left="259" w:firstLine="199"/>
      </w:pPr>
      <w:r>
        <w:t xml:space="preserve">Skeleton </w:t>
      </w:r>
      <w:proofErr w:type="spellStart"/>
      <w:r>
        <w:t>keypoints</w:t>
      </w:r>
      <w:proofErr w:type="spellEnd"/>
      <w:r>
        <w:t xml:space="preserve"> that are designed to represent </w:t>
      </w:r>
      <w:r>
        <w:t xml:space="preserve">human pose </w:t>
      </w:r>
      <w:proofErr w:type="spellStart"/>
      <w:r>
        <w:t>keypoints</w:t>
      </w:r>
      <w:proofErr w:type="spellEnd"/>
      <w:r>
        <w:t xml:space="preserve"> can be depicted as graphs, with graph nodes and edges representing human joints and bones respectively. This compact representation lends itself well to machine learning techniques based in graph theory, such as graph convolutional networks (GCNs) </w:t>
      </w:r>
      <w:hyperlink w:anchor="_bookmark9" w:history="1">
        <w:r>
          <w:t>[5].</w:t>
        </w:r>
      </w:hyperlink>
    </w:p>
    <w:p w14:paraId="25C21C91" w14:textId="77777777" w:rsidR="00C50428" w:rsidRDefault="00A23A38">
      <w:pPr>
        <w:pStyle w:val="BodyText"/>
        <w:spacing w:before="13" w:line="249" w:lineRule="auto"/>
        <w:ind w:left="259" w:firstLine="199"/>
      </w:pPr>
      <w:r>
        <w:t xml:space="preserve">A GCN proposed by Duan et al. </w:t>
      </w:r>
      <w:hyperlink w:anchor="_bookmark8" w:history="1">
        <w:r>
          <w:t>[4],</w:t>
        </w:r>
      </w:hyperlink>
      <w:r>
        <w:t xml:space="preserve"> ST-GCN++, achieved competitive</w:t>
      </w:r>
      <w:r>
        <w:rPr>
          <w:spacing w:val="-2"/>
        </w:rPr>
        <w:t xml:space="preserve"> </w:t>
      </w:r>
      <w:r>
        <w:t>performance</w:t>
      </w:r>
      <w:r>
        <w:rPr>
          <w:spacing w:val="-3"/>
        </w:rPr>
        <w:t xml:space="preserve"> </w:t>
      </w:r>
      <w:r>
        <w:t>on</w:t>
      </w:r>
      <w:r>
        <w:rPr>
          <w:spacing w:val="-2"/>
        </w:rPr>
        <w:t xml:space="preserve"> </w:t>
      </w:r>
      <w:r>
        <w:t>skeleton-based</w:t>
      </w:r>
      <w:r>
        <w:rPr>
          <w:spacing w:val="-2"/>
        </w:rPr>
        <w:t xml:space="preserve"> </w:t>
      </w:r>
      <w:r>
        <w:t>action</w:t>
      </w:r>
      <w:r>
        <w:rPr>
          <w:spacing w:val="-2"/>
        </w:rPr>
        <w:t xml:space="preserve"> </w:t>
      </w:r>
      <w:r>
        <w:t>recognition datasets without the need for complicated attention mecha-</w:t>
      </w:r>
      <w:proofErr w:type="spellStart"/>
      <w:r>
        <w:t>nisms</w:t>
      </w:r>
      <w:proofErr w:type="spellEnd"/>
      <w:r>
        <w:t xml:space="preserve"> to model temporal dynamics. ST-GCN++ was designed to provide a baseline for future skeleton-based action </w:t>
      </w:r>
      <w:proofErr w:type="spellStart"/>
      <w:r>
        <w:t>recogni-tion</w:t>
      </w:r>
      <w:proofErr w:type="spellEnd"/>
      <w:r>
        <w:rPr>
          <w:spacing w:val="-5"/>
        </w:rPr>
        <w:t xml:space="preserve"> </w:t>
      </w:r>
      <w:r>
        <w:t>models.</w:t>
      </w:r>
      <w:r>
        <w:rPr>
          <w:spacing w:val="-5"/>
        </w:rPr>
        <w:t xml:space="preserve"> </w:t>
      </w:r>
      <w:r>
        <w:t>Liu</w:t>
      </w:r>
      <w:r>
        <w:rPr>
          <w:spacing w:val="-5"/>
        </w:rPr>
        <w:t xml:space="preserve"> </w:t>
      </w:r>
      <w:r>
        <w:t>et</w:t>
      </w:r>
      <w:r>
        <w:rPr>
          <w:spacing w:val="-5"/>
        </w:rPr>
        <w:t xml:space="preserve"> </w:t>
      </w:r>
      <w:r>
        <w:t>al.</w:t>
      </w:r>
      <w:r>
        <w:rPr>
          <w:spacing w:val="-5"/>
        </w:rPr>
        <w:t xml:space="preserve"> </w:t>
      </w:r>
      <w:hyperlink w:anchor="_bookmark12" w:history="1">
        <w:r>
          <w:t>[8]</w:t>
        </w:r>
      </w:hyperlink>
      <w:r>
        <w:rPr>
          <w:spacing w:val="-5"/>
        </w:rPr>
        <w:t xml:space="preserve"> </w:t>
      </w:r>
      <w:r>
        <w:t>designed</w:t>
      </w:r>
      <w:r>
        <w:rPr>
          <w:spacing w:val="-5"/>
        </w:rPr>
        <w:t xml:space="preserve"> </w:t>
      </w:r>
      <w:r>
        <w:t>MS-G3D,</w:t>
      </w:r>
      <w:r>
        <w:rPr>
          <w:spacing w:val="-5"/>
        </w:rPr>
        <w:t xml:space="preserve"> </w:t>
      </w:r>
      <w:r>
        <w:t>a</w:t>
      </w:r>
      <w:r>
        <w:rPr>
          <w:spacing w:val="-5"/>
        </w:rPr>
        <w:t xml:space="preserve"> </w:t>
      </w:r>
      <w:r>
        <w:t xml:space="preserve">skeleton-based action recognition model </w:t>
      </w:r>
      <w:proofErr w:type="spellStart"/>
      <w:r>
        <w:t>utilising</w:t>
      </w:r>
      <w:proofErr w:type="spellEnd"/>
      <w:r>
        <w:t xml:space="preserve"> spatial-temporal graph con-volution modules, to pass information across different graph </w:t>
      </w:r>
      <w:r>
        <w:rPr>
          <w:spacing w:val="-2"/>
        </w:rPr>
        <w:t>scales.</w:t>
      </w:r>
    </w:p>
    <w:p w14:paraId="25C21C92" w14:textId="77777777" w:rsidR="00C50428" w:rsidRDefault="00A23A38">
      <w:pPr>
        <w:pStyle w:val="BodyText"/>
        <w:spacing w:before="14" w:line="249" w:lineRule="auto"/>
        <w:ind w:left="259" w:firstLine="199"/>
      </w:pPr>
      <w:r>
        <w:t xml:space="preserve">Existing human-action recognition models must capture the entire action sequence </w:t>
      </w:r>
      <w:proofErr w:type="gramStart"/>
      <w:r>
        <w:t>in order to</w:t>
      </w:r>
      <w:proofErr w:type="gramEnd"/>
      <w:r>
        <w:t xml:space="preserve"> make predictions, which may present latency issues for real-time applications such as human-robot interaction. Chi et al. </w:t>
      </w:r>
      <w:hyperlink w:anchor="_bookmark6" w:history="1">
        <w:r>
          <w:t>[2]</w:t>
        </w:r>
      </w:hyperlink>
      <w:r>
        <w:t xml:space="preserve"> incorporated a Neural Ordinary Differential Equations module into a skeleton-based action</w:t>
      </w:r>
      <w:r>
        <w:rPr>
          <w:spacing w:val="-6"/>
        </w:rPr>
        <w:t xml:space="preserve"> </w:t>
      </w:r>
      <w:r>
        <w:t>recognition</w:t>
      </w:r>
      <w:r>
        <w:rPr>
          <w:spacing w:val="-6"/>
        </w:rPr>
        <w:t xml:space="preserve"> </w:t>
      </w:r>
      <w:r>
        <w:t>model</w:t>
      </w:r>
      <w:r>
        <w:rPr>
          <w:spacing w:val="-6"/>
        </w:rPr>
        <w:t xml:space="preserve"> </w:t>
      </w:r>
      <w:r>
        <w:t>to</w:t>
      </w:r>
      <w:r>
        <w:rPr>
          <w:spacing w:val="-6"/>
        </w:rPr>
        <w:t xml:space="preserve"> </w:t>
      </w:r>
      <w:r>
        <w:t>model</w:t>
      </w:r>
      <w:r>
        <w:rPr>
          <w:spacing w:val="-6"/>
        </w:rPr>
        <w:t xml:space="preserve"> </w:t>
      </w:r>
      <w:r>
        <w:t>future</w:t>
      </w:r>
      <w:r>
        <w:rPr>
          <w:spacing w:val="-6"/>
        </w:rPr>
        <w:t xml:space="preserve"> </w:t>
      </w:r>
      <w:r>
        <w:t>skeleton</w:t>
      </w:r>
      <w:r>
        <w:rPr>
          <w:spacing w:val="-6"/>
        </w:rPr>
        <w:t xml:space="preserve"> </w:t>
      </w:r>
      <w:r>
        <w:t>states.</w:t>
      </w:r>
      <w:r>
        <w:rPr>
          <w:spacing w:val="-6"/>
        </w:rPr>
        <w:t xml:space="preserve"> </w:t>
      </w:r>
      <w:r>
        <w:t xml:space="preserve">Their model, </w:t>
      </w:r>
      <w:proofErr w:type="spellStart"/>
      <w:r>
        <w:t>InfoGCN</w:t>
      </w:r>
      <w:proofErr w:type="spellEnd"/>
      <w:r>
        <w:t>++, was able to classify human actions in skeleton datasets with fewer observed frames than existing skeleton-based action recognition models.</w:t>
      </w:r>
    </w:p>
    <w:p w14:paraId="25C21C93" w14:textId="0F10481B" w:rsidR="00C50428" w:rsidRDefault="00A23A38">
      <w:pPr>
        <w:pStyle w:val="BodyText"/>
        <w:spacing w:before="13" w:line="249" w:lineRule="auto"/>
        <w:ind w:left="259" w:firstLine="199"/>
      </w:pPr>
      <w:commentRangeStart w:id="144"/>
      <w:r>
        <w:t xml:space="preserve">Multi-modal approaches to human action recognition </w:t>
      </w:r>
      <w:ins w:id="145" w:author="Christopher McCarthy" w:date="2025-12-08T10:17:00Z" w16du:dateUtc="2025-12-07T23:17:00Z">
        <w:r w:rsidR="00995880">
          <w:t xml:space="preserve">are also </w:t>
        </w:r>
      </w:ins>
      <w:del w:id="146" w:author="Christopher McCarthy" w:date="2025-12-08T10:17:00Z" w16du:dateUtc="2025-12-07T23:17:00Z">
        <w:r w:rsidDel="00995880">
          <w:delText>area</w:delText>
        </w:r>
      </w:del>
      <w:r>
        <w:t xml:space="preserve"> common</w:t>
      </w:r>
      <w:ins w:id="147" w:author="Christopher McCarthy" w:date="2025-12-08T10:17:00Z" w16du:dateUtc="2025-12-07T23:17:00Z">
        <w:r w:rsidR="00995880">
          <w:t>ly applied</w:t>
        </w:r>
      </w:ins>
      <w:r>
        <w:t xml:space="preserve">. </w:t>
      </w:r>
      <w:ins w:id="148" w:author="Christopher McCarthy" w:date="2025-12-08T10:17:00Z" w16du:dateUtc="2025-12-07T23:17:00Z">
        <w:r w:rsidR="00995880">
          <w:t xml:space="preserve"> For example, </w:t>
        </w:r>
      </w:ins>
      <w:r>
        <w:t xml:space="preserve">Cai et al. </w:t>
      </w:r>
      <w:hyperlink w:anchor="_bookmark3" w:history="1">
        <w:r>
          <w:t>[1]</w:t>
        </w:r>
      </w:hyperlink>
      <w:r>
        <w:t xml:space="preserve"> proposed a two-stream architecture for hockey action recognition that </w:t>
      </w:r>
      <w:proofErr w:type="spellStart"/>
      <w:r>
        <w:t>utilised</w:t>
      </w:r>
      <w:proofErr w:type="spellEnd"/>
      <w:r>
        <w:t xml:space="preserve"> both optical flow and human</w:t>
      </w:r>
      <w:r>
        <w:rPr>
          <w:spacing w:val="-12"/>
        </w:rPr>
        <w:t xml:space="preserve"> </w:t>
      </w:r>
      <w:r>
        <w:t>poses.</w:t>
      </w:r>
      <w:r>
        <w:rPr>
          <w:spacing w:val="-12"/>
        </w:rPr>
        <w:t xml:space="preserve"> </w:t>
      </w:r>
      <w:r>
        <w:t>The</w:t>
      </w:r>
      <w:r>
        <w:rPr>
          <w:spacing w:val="-12"/>
        </w:rPr>
        <w:t xml:space="preserve"> </w:t>
      </w:r>
      <w:r>
        <w:t>inclusion</w:t>
      </w:r>
      <w:r>
        <w:rPr>
          <w:spacing w:val="-12"/>
        </w:rPr>
        <w:t xml:space="preserve"> </w:t>
      </w:r>
      <w:r>
        <w:t>of</w:t>
      </w:r>
      <w:r>
        <w:rPr>
          <w:spacing w:val="-12"/>
        </w:rPr>
        <w:t xml:space="preserve"> </w:t>
      </w:r>
      <w:r>
        <w:t>an</w:t>
      </w:r>
      <w:r>
        <w:rPr>
          <w:spacing w:val="-12"/>
        </w:rPr>
        <w:t xml:space="preserve"> </w:t>
      </w:r>
      <w:r>
        <w:t>optical</w:t>
      </w:r>
      <w:r>
        <w:rPr>
          <w:spacing w:val="-12"/>
        </w:rPr>
        <w:t xml:space="preserve"> </w:t>
      </w:r>
      <w:r>
        <w:t>flow</w:t>
      </w:r>
      <w:r>
        <w:rPr>
          <w:spacing w:val="-12"/>
        </w:rPr>
        <w:t xml:space="preserve"> </w:t>
      </w:r>
      <w:r>
        <w:t>stream</w:t>
      </w:r>
      <w:r>
        <w:rPr>
          <w:spacing w:val="-12"/>
        </w:rPr>
        <w:t xml:space="preserve"> </w:t>
      </w:r>
      <w:r>
        <w:t>increased hockey action classification accuracy by 10%.</w:t>
      </w:r>
    </w:p>
    <w:p w14:paraId="25C21C94" w14:textId="77777777" w:rsidR="00C50428" w:rsidRDefault="00A23A38">
      <w:pPr>
        <w:pStyle w:val="BodyText"/>
        <w:spacing w:before="14" w:line="249" w:lineRule="auto"/>
        <w:ind w:left="259" w:firstLine="199"/>
      </w:pPr>
      <w:r>
        <w:t xml:space="preserve">Using this motion information [CITE] demonstrated that human actions could be anticipated with fewer frames </w:t>
      </w:r>
      <w:proofErr w:type="gramStart"/>
      <w:r>
        <w:t>that</w:t>
      </w:r>
      <w:proofErr w:type="gramEnd"/>
      <w:r>
        <w:t xml:space="preserve"> using standard RGB videos. [CONT]</w:t>
      </w:r>
      <w:commentRangeEnd w:id="144"/>
      <w:r w:rsidR="009217C4">
        <w:rPr>
          <w:rStyle w:val="CommentReference"/>
        </w:rPr>
        <w:commentReference w:id="144"/>
      </w:r>
    </w:p>
    <w:p w14:paraId="25C21C95" w14:textId="77777777" w:rsidR="00C50428" w:rsidRDefault="00A23A38">
      <w:pPr>
        <w:pStyle w:val="ListParagraph"/>
        <w:numPr>
          <w:ilvl w:val="0"/>
          <w:numId w:val="5"/>
        </w:numPr>
        <w:tabs>
          <w:tab w:val="left" w:pos="2516"/>
        </w:tabs>
        <w:spacing w:before="98"/>
        <w:ind w:left="2516" w:hanging="384"/>
        <w:jc w:val="left"/>
        <w:rPr>
          <w:sz w:val="16"/>
        </w:rPr>
      </w:pPr>
      <w:r>
        <w:br w:type="column"/>
      </w:r>
      <w:bookmarkStart w:id="149" w:name="Method"/>
      <w:bookmarkEnd w:id="149"/>
      <w:r>
        <w:rPr>
          <w:spacing w:val="-2"/>
          <w:sz w:val="20"/>
        </w:rPr>
        <w:t>M</w:t>
      </w:r>
      <w:r>
        <w:rPr>
          <w:spacing w:val="-2"/>
          <w:sz w:val="16"/>
        </w:rPr>
        <w:t>ETHOD</w:t>
      </w:r>
    </w:p>
    <w:p w14:paraId="25C21C96" w14:textId="4886515E" w:rsidR="00C50428" w:rsidRDefault="00A23A38">
      <w:pPr>
        <w:pStyle w:val="BodyText"/>
        <w:spacing w:before="121" w:line="249" w:lineRule="auto"/>
        <w:ind w:left="199" w:right="257" w:firstLine="199"/>
      </w:pPr>
      <w:r>
        <w:t>We</w:t>
      </w:r>
      <w:r>
        <w:rPr>
          <w:spacing w:val="40"/>
        </w:rPr>
        <w:t xml:space="preserve"> </w:t>
      </w:r>
      <w:r>
        <w:t>propose</w:t>
      </w:r>
      <w:r>
        <w:rPr>
          <w:spacing w:val="40"/>
        </w:rPr>
        <w:t xml:space="preserve"> </w:t>
      </w:r>
      <w:r>
        <w:t>a</w:t>
      </w:r>
      <w:r>
        <w:rPr>
          <w:spacing w:val="40"/>
        </w:rPr>
        <w:t xml:space="preserve"> </w:t>
      </w:r>
      <w:r>
        <w:t>novel</w:t>
      </w:r>
      <w:r>
        <w:rPr>
          <w:spacing w:val="40"/>
        </w:rPr>
        <w:t xml:space="preserve"> </w:t>
      </w:r>
      <w:r>
        <w:t>feature</w:t>
      </w:r>
      <w:r>
        <w:rPr>
          <w:spacing w:val="40"/>
        </w:rPr>
        <w:t xml:space="preserve"> </w:t>
      </w:r>
      <w:r>
        <w:t>extraction</w:t>
      </w:r>
      <w:r>
        <w:rPr>
          <w:spacing w:val="40"/>
        </w:rPr>
        <w:t xml:space="preserve"> </w:t>
      </w:r>
      <w:r>
        <w:t>method</w:t>
      </w:r>
      <w:r>
        <w:rPr>
          <w:spacing w:val="40"/>
        </w:rPr>
        <w:t xml:space="preserve"> </w:t>
      </w:r>
      <w:r>
        <w:t>designed to be easily integrated within existing state of the art</w:t>
      </w:r>
      <w:r>
        <w:rPr>
          <w:spacing w:val="80"/>
          <w:w w:val="150"/>
        </w:rPr>
        <w:t xml:space="preserve"> </w:t>
      </w:r>
      <w:r>
        <w:t xml:space="preserve">skeleton-based action recognition models. The feature </w:t>
      </w:r>
      <w:proofErr w:type="spellStart"/>
      <w:r>
        <w:t>extrac-tion</w:t>
      </w:r>
      <w:proofErr w:type="spellEnd"/>
      <w:r>
        <w:rPr>
          <w:spacing w:val="-13"/>
        </w:rPr>
        <w:t xml:space="preserve"> </w:t>
      </w:r>
      <w:del w:id="150" w:author="Christopher McCarthy" w:date="2025-12-08T10:20:00Z" w16du:dateUtc="2025-12-07T23:20:00Z">
        <w:r w:rsidDel="005C2122">
          <w:delText>methodology</w:delText>
        </w:r>
      </w:del>
      <w:ins w:id="151" w:author="Christopher McCarthy" w:date="2025-12-08T10:20:00Z" w16du:dateUtc="2025-12-07T23:20:00Z">
        <w:r w:rsidR="005C2122">
          <w:t>framework</w:t>
        </w:r>
      </w:ins>
      <w:r>
        <w:t>,</w:t>
      </w:r>
      <w:r>
        <w:rPr>
          <w:spacing w:val="-12"/>
        </w:rPr>
        <w:t xml:space="preserve"> </w:t>
      </w:r>
      <w:proofErr w:type="spellStart"/>
      <w:r>
        <w:t>PoseOFF</w:t>
      </w:r>
      <w:proofErr w:type="spellEnd"/>
      <w:r>
        <w:t>,</w:t>
      </w:r>
      <w:r>
        <w:rPr>
          <w:spacing w:val="-13"/>
        </w:rPr>
        <w:t xml:space="preserve"> </w:t>
      </w:r>
      <w:r>
        <w:t>is</w:t>
      </w:r>
      <w:r>
        <w:rPr>
          <w:spacing w:val="-12"/>
        </w:rPr>
        <w:t xml:space="preserve"> </w:t>
      </w:r>
      <w:r>
        <w:t>designed</w:t>
      </w:r>
      <w:r>
        <w:rPr>
          <w:spacing w:val="-13"/>
        </w:rPr>
        <w:t xml:space="preserve"> </w:t>
      </w:r>
      <w:r>
        <w:t>to</w:t>
      </w:r>
      <w:r>
        <w:rPr>
          <w:spacing w:val="-12"/>
        </w:rPr>
        <w:t xml:space="preserve"> </w:t>
      </w:r>
      <w:r>
        <w:t>sample</w:t>
      </w:r>
      <w:r>
        <w:rPr>
          <w:spacing w:val="-13"/>
        </w:rPr>
        <w:t xml:space="preserve"> </w:t>
      </w:r>
      <w:proofErr w:type="gramStart"/>
      <w:ins w:id="152" w:author="Christopher McCarthy" w:date="2025-12-08T10:21:00Z" w16du:dateUtc="2025-12-07T23:21:00Z">
        <w:r w:rsidR="005C2122">
          <w:rPr>
            <w:spacing w:val="-13"/>
          </w:rPr>
          <w:t>an</w:t>
        </w:r>
        <w:proofErr w:type="gramEnd"/>
        <w:r w:rsidR="005C2122">
          <w:rPr>
            <w:spacing w:val="-13"/>
          </w:rPr>
          <w:t xml:space="preserve"> capture </w:t>
        </w:r>
      </w:ins>
      <w:del w:id="153" w:author="Christopher McCarthy" w:date="2025-12-08T10:21:00Z" w16du:dateUtc="2025-12-07T23:21:00Z">
        <w:r w:rsidDel="00A46086">
          <w:delText xml:space="preserve">information about human </w:delText>
        </w:r>
      </w:del>
      <w:r>
        <w:t>early visual motion cues</w:t>
      </w:r>
      <w:ins w:id="154" w:author="Christopher McCarthy" w:date="2025-12-08T10:21:00Z" w16du:dateUtc="2025-12-07T23:21:00Z">
        <w:r w:rsidR="00A46086">
          <w:t xml:space="preserve"> </w:t>
        </w:r>
        <w:proofErr w:type="gramStart"/>
        <w:r w:rsidR="00A46086">
          <w:t>in order to</w:t>
        </w:r>
        <w:proofErr w:type="gramEnd"/>
        <w:r w:rsidR="00A46086">
          <w:t xml:space="preserve"> support anticipatory action prediction</w:t>
        </w:r>
      </w:ins>
      <w:r>
        <w:t xml:space="preserve">. By embedding these early motion cues as learnable features in skeleton-based action recognition models, we aim to show that the features obtained through the </w:t>
      </w:r>
      <w:proofErr w:type="spellStart"/>
      <w:r>
        <w:t>PoseOFF</w:t>
      </w:r>
      <w:proofErr w:type="spellEnd"/>
      <w:r>
        <w:t xml:space="preserve"> extraction method can provide these state-of-the-art </w:t>
      </w:r>
      <w:proofErr w:type="gramStart"/>
      <w:r>
        <w:t>models</w:t>
      </w:r>
      <w:proofErr w:type="gramEnd"/>
      <w:r>
        <w:t xml:space="preserve"> greater </w:t>
      </w:r>
      <w:commentRangeStart w:id="155"/>
      <w:r>
        <w:t>action anticipation ability without sacrificing action classification accuracy.</w:t>
      </w:r>
      <w:commentRangeEnd w:id="155"/>
      <w:r w:rsidR="00D644A2">
        <w:rPr>
          <w:rStyle w:val="CommentReference"/>
        </w:rPr>
        <w:commentReference w:id="155"/>
      </w:r>
    </w:p>
    <w:p w14:paraId="25C21C97" w14:textId="77777777" w:rsidR="00C50428" w:rsidRDefault="00A23A38">
      <w:pPr>
        <w:pStyle w:val="ListParagraph"/>
        <w:numPr>
          <w:ilvl w:val="0"/>
          <w:numId w:val="3"/>
        </w:numPr>
        <w:tabs>
          <w:tab w:val="left" w:pos="469"/>
        </w:tabs>
        <w:spacing w:before="204"/>
        <w:ind w:left="469" w:hanging="270"/>
        <w:jc w:val="left"/>
        <w:rPr>
          <w:i/>
          <w:sz w:val="20"/>
        </w:rPr>
      </w:pPr>
      <w:bookmarkStart w:id="156" w:name="PoseOFF"/>
      <w:bookmarkEnd w:id="156"/>
      <w:commentRangeStart w:id="157"/>
      <w:proofErr w:type="spellStart"/>
      <w:r>
        <w:rPr>
          <w:i/>
          <w:spacing w:val="-2"/>
          <w:sz w:val="20"/>
        </w:rPr>
        <w:t>PoseOFF</w:t>
      </w:r>
      <w:commentRangeEnd w:id="157"/>
      <w:proofErr w:type="spellEnd"/>
      <w:r w:rsidR="00894689">
        <w:rPr>
          <w:rStyle w:val="CommentReference"/>
        </w:rPr>
        <w:commentReference w:id="157"/>
      </w:r>
    </w:p>
    <w:p w14:paraId="25C21C98" w14:textId="7D96FF2A" w:rsidR="00C50428" w:rsidRDefault="00A23A38">
      <w:pPr>
        <w:pStyle w:val="BodyText"/>
        <w:spacing w:before="101" w:line="249" w:lineRule="auto"/>
        <w:ind w:left="199" w:right="257" w:firstLine="199"/>
      </w:pPr>
      <w:r>
        <w:t xml:space="preserve">Pose-guided Optical Flow Features, </w:t>
      </w:r>
      <w:proofErr w:type="spellStart"/>
      <w:r>
        <w:t>PoseOFF</w:t>
      </w:r>
      <w:proofErr w:type="spellEnd"/>
      <w:r>
        <w:t xml:space="preserve">, </w:t>
      </w:r>
      <w:commentRangeStart w:id="158"/>
      <w:r>
        <w:t xml:space="preserve">is a </w:t>
      </w:r>
      <w:r>
        <w:t xml:space="preserve">general term </w:t>
      </w:r>
      <w:commentRangeEnd w:id="158"/>
      <w:r w:rsidR="00F53EF2">
        <w:rPr>
          <w:rStyle w:val="CommentReference"/>
        </w:rPr>
        <w:commentReference w:id="158"/>
      </w:r>
      <w:r>
        <w:t xml:space="preserve">for </w:t>
      </w:r>
      <w:commentRangeStart w:id="159"/>
      <w:r>
        <w:t>the method of sampling windows of optical flow surrounding</w:t>
      </w:r>
      <w:r>
        <w:rPr>
          <w:spacing w:val="-11"/>
        </w:rPr>
        <w:t xml:space="preserve"> </w:t>
      </w:r>
      <w:r>
        <w:t>human-pose</w:t>
      </w:r>
      <w:r>
        <w:rPr>
          <w:spacing w:val="-11"/>
        </w:rPr>
        <w:t xml:space="preserve"> </w:t>
      </w:r>
      <w:proofErr w:type="spellStart"/>
      <w:r>
        <w:t>keypoints</w:t>
      </w:r>
      <w:commentRangeEnd w:id="159"/>
      <w:proofErr w:type="spellEnd"/>
      <w:r w:rsidR="00C30EAB">
        <w:rPr>
          <w:rStyle w:val="CommentReference"/>
        </w:rPr>
        <w:commentReference w:id="159"/>
      </w:r>
      <w:r>
        <w:t>.</w:t>
      </w:r>
      <w:r>
        <w:rPr>
          <w:spacing w:val="-11"/>
        </w:rPr>
        <w:t xml:space="preserve"> </w:t>
      </w:r>
      <w:commentRangeStart w:id="160"/>
      <w:r>
        <w:t>We</w:t>
      </w:r>
      <w:r>
        <w:rPr>
          <w:spacing w:val="-11"/>
        </w:rPr>
        <w:t xml:space="preserve"> </w:t>
      </w:r>
      <w:r>
        <w:t>have</w:t>
      </w:r>
      <w:r>
        <w:rPr>
          <w:spacing w:val="-11"/>
        </w:rPr>
        <w:t xml:space="preserve"> </w:t>
      </w:r>
      <w:r>
        <w:t>chosen</w:t>
      </w:r>
      <w:r>
        <w:rPr>
          <w:spacing w:val="-11"/>
        </w:rPr>
        <w:t xml:space="preserve"> </w:t>
      </w:r>
      <w:r>
        <w:t>to</w:t>
      </w:r>
      <w:r>
        <w:rPr>
          <w:spacing w:val="-11"/>
        </w:rPr>
        <w:t xml:space="preserve"> </w:t>
      </w:r>
      <w:r>
        <w:t xml:space="preserve">sample optical flow surrounding human-pose </w:t>
      </w:r>
      <w:proofErr w:type="spellStart"/>
      <w:r>
        <w:t>keypoints</w:t>
      </w:r>
      <w:proofErr w:type="spellEnd"/>
      <w:r>
        <w:t xml:space="preserve"> as these are areas in videos of humans where motion relating to human actions</w:t>
      </w:r>
      <w:r>
        <w:rPr>
          <w:spacing w:val="-4"/>
        </w:rPr>
        <w:t xml:space="preserve"> </w:t>
      </w:r>
      <w:proofErr w:type="gramStart"/>
      <w:r>
        <w:t>take</w:t>
      </w:r>
      <w:proofErr w:type="gramEnd"/>
      <w:r>
        <w:rPr>
          <w:spacing w:val="-4"/>
        </w:rPr>
        <w:t xml:space="preserve"> </w:t>
      </w:r>
      <w:r>
        <w:t>place</w:t>
      </w:r>
      <w:r>
        <w:rPr>
          <w:spacing w:val="-4"/>
        </w:rPr>
        <w:t xml:space="preserve"> </w:t>
      </w:r>
      <w:r>
        <w:t>(the</w:t>
      </w:r>
      <w:r>
        <w:rPr>
          <w:spacing w:val="-4"/>
        </w:rPr>
        <w:t xml:space="preserve"> </w:t>
      </w:r>
      <w:r>
        <w:t>human</w:t>
      </w:r>
      <w:r>
        <w:rPr>
          <w:spacing w:val="-4"/>
        </w:rPr>
        <w:t xml:space="preserve"> </w:t>
      </w:r>
      <w:r>
        <w:t>body).</w:t>
      </w:r>
      <w:r>
        <w:rPr>
          <w:spacing w:val="-4"/>
        </w:rPr>
        <w:t xml:space="preserve"> </w:t>
      </w:r>
      <w:commentRangeEnd w:id="160"/>
      <w:r w:rsidR="00743F81">
        <w:rPr>
          <w:rStyle w:val="CommentReference"/>
        </w:rPr>
        <w:commentReference w:id="160"/>
      </w:r>
      <w:r>
        <w:t>Specifically,</w:t>
      </w:r>
      <w:r>
        <w:rPr>
          <w:spacing w:val="-4"/>
        </w:rPr>
        <w:t xml:space="preserve"> </w:t>
      </w:r>
      <w:r>
        <w:t>optical</w:t>
      </w:r>
      <w:r>
        <w:rPr>
          <w:spacing w:val="-4"/>
        </w:rPr>
        <w:t xml:space="preserve"> </w:t>
      </w:r>
      <w:r>
        <w:t>flow surrounding</w:t>
      </w:r>
      <w:r>
        <w:rPr>
          <w:spacing w:val="40"/>
        </w:rPr>
        <w:t xml:space="preserve"> </w:t>
      </w:r>
      <w:r>
        <w:t>human</w:t>
      </w:r>
      <w:r>
        <w:rPr>
          <w:spacing w:val="40"/>
        </w:rPr>
        <w:t xml:space="preserve"> </w:t>
      </w:r>
      <w:r>
        <w:t>pose</w:t>
      </w:r>
      <w:r>
        <w:rPr>
          <w:spacing w:val="40"/>
        </w:rPr>
        <w:t xml:space="preserve"> </w:t>
      </w:r>
      <w:proofErr w:type="spellStart"/>
      <w:r>
        <w:t>keypoints</w:t>
      </w:r>
      <w:proofErr w:type="spellEnd"/>
      <w:r>
        <w:rPr>
          <w:spacing w:val="40"/>
        </w:rPr>
        <w:t xml:space="preserve"> </w:t>
      </w:r>
      <w:r>
        <w:t>was</w:t>
      </w:r>
      <w:r>
        <w:rPr>
          <w:spacing w:val="40"/>
        </w:rPr>
        <w:t xml:space="preserve"> </w:t>
      </w:r>
      <w:r>
        <w:t>chosen</w:t>
      </w:r>
      <w:r>
        <w:rPr>
          <w:spacing w:val="40"/>
        </w:rPr>
        <w:t xml:space="preserve"> </w:t>
      </w:r>
      <w:proofErr w:type="gramStart"/>
      <w:r>
        <w:t>as</w:t>
      </w:r>
      <w:r>
        <w:rPr>
          <w:spacing w:val="40"/>
        </w:rPr>
        <w:t xml:space="preserve"> </w:t>
      </w:r>
      <w:r>
        <w:t>a</w:t>
      </w:r>
      <w:r>
        <w:rPr>
          <w:spacing w:val="40"/>
        </w:rPr>
        <w:t xml:space="preserve"> </w:t>
      </w:r>
      <w:r>
        <w:t>way</w:t>
      </w:r>
      <w:r>
        <w:rPr>
          <w:spacing w:val="40"/>
        </w:rPr>
        <w:t xml:space="preserve"> </w:t>
      </w:r>
      <w:r>
        <w:t>to</w:t>
      </w:r>
      <w:proofErr w:type="gramEnd"/>
      <w:r>
        <w:t xml:space="preserve"> embed human early visual motion cue information into existing skeleton action recognition models. An overview of the data extraction approach is depicted in </w:t>
      </w:r>
      <w:ins w:id="161" w:author="Christopher McCarthy" w:date="2025-12-08T10:25:00Z" w16du:dateUtc="2025-12-07T23:25:00Z">
        <w:r w:rsidR="00895EAB">
          <w:t xml:space="preserve">Figure </w:t>
        </w:r>
      </w:ins>
      <w:hyperlink w:anchor="_bookmark0" w:history="1">
        <w:r>
          <w:t>1.</w:t>
        </w:r>
      </w:hyperlink>
    </w:p>
    <w:p w14:paraId="25C21C99" w14:textId="77777777" w:rsidR="00C50428" w:rsidRDefault="00C50428">
      <w:pPr>
        <w:pStyle w:val="BodyText"/>
        <w:jc w:val="left"/>
      </w:pPr>
    </w:p>
    <w:p w14:paraId="25C21C9A" w14:textId="77777777" w:rsidR="00C50428" w:rsidRDefault="00C50428">
      <w:pPr>
        <w:pStyle w:val="BodyText"/>
        <w:spacing w:before="42"/>
        <w:jc w:val="left"/>
      </w:pPr>
    </w:p>
    <w:p w14:paraId="25C21C9B" w14:textId="623BE559" w:rsidR="00C50428" w:rsidRDefault="00A23A38">
      <w:pPr>
        <w:pStyle w:val="BodyText"/>
        <w:spacing w:before="1" w:line="244" w:lineRule="auto"/>
        <w:ind w:left="199" w:right="257" w:firstLine="199"/>
      </w:pPr>
      <w:commentRangeStart w:id="162"/>
      <w:del w:id="163" w:author="Christopher McCarthy" w:date="2025-12-08T10:43:00Z" w16du:dateUtc="2025-12-07T23:43:00Z">
        <w:r w:rsidDel="00667712">
          <w:delText>Based</w:delText>
        </w:r>
        <w:r w:rsidDel="00667712">
          <w:rPr>
            <w:spacing w:val="39"/>
          </w:rPr>
          <w:delText xml:space="preserve"> </w:delText>
        </w:r>
        <w:r w:rsidDel="00667712">
          <w:delText>on</w:delText>
        </w:r>
        <w:r w:rsidDel="00667712">
          <w:rPr>
            <w:spacing w:val="39"/>
          </w:rPr>
          <w:delText xml:space="preserve"> </w:delText>
        </w:r>
        <w:r w:rsidDel="00667712">
          <w:delText>our</w:delText>
        </w:r>
        <w:r w:rsidDel="00667712">
          <w:rPr>
            <w:spacing w:val="39"/>
          </w:rPr>
          <w:delText xml:space="preserve"> </w:delText>
        </w:r>
        <w:r w:rsidDel="00667712">
          <w:delText>testing</w:delText>
        </w:r>
        <w:r w:rsidDel="00667712">
          <w:rPr>
            <w:spacing w:val="39"/>
          </w:rPr>
          <w:delText xml:space="preserve"> </w:delText>
        </w:r>
        <w:r w:rsidDel="00667712">
          <w:delText>(not</w:delText>
        </w:r>
        <w:r w:rsidDel="00667712">
          <w:rPr>
            <w:spacing w:val="39"/>
          </w:rPr>
          <w:delText xml:space="preserve"> </w:delText>
        </w:r>
        <w:r w:rsidDel="00667712">
          <w:delText>reported</w:delText>
        </w:r>
        <w:r w:rsidDel="00667712">
          <w:rPr>
            <w:spacing w:val="39"/>
          </w:rPr>
          <w:delText xml:space="preserve"> </w:delText>
        </w:r>
        <w:r w:rsidDel="00667712">
          <w:delText>here),</w:delText>
        </w:r>
        <w:r w:rsidDel="00667712">
          <w:rPr>
            <w:spacing w:val="39"/>
          </w:rPr>
          <w:delText xml:space="preserve"> </w:delText>
        </w:r>
        <w:r w:rsidDel="00667712">
          <w:delText>a</w:delText>
        </w:r>
        <w:r w:rsidDel="00667712">
          <w:rPr>
            <w:spacing w:val="39"/>
          </w:rPr>
          <w:delText xml:space="preserve"> </w:delText>
        </w:r>
        <w:r w:rsidDel="00667712">
          <w:delText>window</w:delText>
        </w:r>
        <w:r w:rsidDel="00667712">
          <w:rPr>
            <w:spacing w:val="39"/>
          </w:rPr>
          <w:delText xml:space="preserve"> </w:delText>
        </w:r>
        <w:r w:rsidDel="00667712">
          <w:delText xml:space="preserve">size of </w:delText>
        </w:r>
        <w:r w:rsidDel="00667712">
          <w:rPr>
            <w:rFonts w:ascii="Garamond" w:hAnsi="Garamond"/>
          </w:rPr>
          <w:delText>5</w:delText>
        </w:r>
        <w:r w:rsidDel="00667712">
          <w:rPr>
            <w:rFonts w:ascii="Garamond" w:hAnsi="Garamond"/>
            <w:spacing w:val="-3"/>
          </w:rPr>
          <w:delText xml:space="preserve"> </w:delText>
        </w:r>
        <w:r w:rsidDel="00667712">
          <w:rPr>
            <w:rFonts w:ascii="Verdana" w:hAnsi="Verdana"/>
            <w:i/>
          </w:rPr>
          <w:delText>×</w:delText>
        </w:r>
        <w:r w:rsidDel="00667712">
          <w:rPr>
            <w:rFonts w:ascii="Verdana" w:hAnsi="Verdana"/>
            <w:i/>
            <w:spacing w:val="-18"/>
          </w:rPr>
          <w:delText xml:space="preserve"> </w:delText>
        </w:r>
        <w:r w:rsidDel="00667712">
          <w:rPr>
            <w:rFonts w:ascii="Garamond" w:hAnsi="Garamond"/>
          </w:rPr>
          <w:delText xml:space="preserve">5 </w:delText>
        </w:r>
        <w:r w:rsidDel="00667712">
          <w:delText>flow vectors demonstrated a good balance between data efficiency and learnable features</w:delText>
        </w:r>
        <w:commentRangeEnd w:id="162"/>
        <w:r w:rsidR="00667712" w:rsidDel="00667712">
          <w:rPr>
            <w:rStyle w:val="CommentReference"/>
          </w:rPr>
          <w:commentReference w:id="162"/>
        </w:r>
      </w:del>
      <w:r>
        <w:t xml:space="preserve">. </w:t>
      </w:r>
      <w:del w:id="164" w:author="Christopher McCarthy" w:date="2025-12-08T10:43:00Z" w16du:dateUtc="2025-12-07T23:43:00Z">
        <w:r w:rsidDel="00667712">
          <w:delText>For videos with higher resolutions, we sample optical flow vectors with a dilated window to increase the receptive field of the flow windows.</w:delText>
        </w:r>
        <w:r w:rsidDel="00667712">
          <w:rPr>
            <w:spacing w:val="80"/>
          </w:rPr>
          <w:delText xml:space="preserve"> </w:delText>
        </w:r>
        <w:r w:rsidDel="00667712">
          <w:delText xml:space="preserve">A demonstration of two dilated windows is presented in </w:delText>
        </w:r>
        <w:r w:rsidDel="00667712">
          <w:fldChar w:fldCharType="begin"/>
        </w:r>
        <w:r w:rsidDel="00667712">
          <w:delInstrText>HYPERLINK \l "_bookmark2"</w:delInstrText>
        </w:r>
        <w:r w:rsidDel="00667712">
          <w:fldChar w:fldCharType="separate"/>
        </w:r>
        <w:r w:rsidDel="00667712">
          <w:delText>2.</w:delText>
        </w:r>
        <w:r w:rsidDel="00667712">
          <w:fldChar w:fldCharType="end"/>
        </w:r>
      </w:del>
    </w:p>
    <w:p w14:paraId="25C21C9C" w14:textId="77777777" w:rsidR="00C50428" w:rsidRDefault="00A23A38">
      <w:pPr>
        <w:pStyle w:val="BodyText"/>
        <w:spacing w:before="11" w:line="249" w:lineRule="auto"/>
        <w:ind w:left="199" w:right="257" w:firstLine="199"/>
      </w:pPr>
      <w:commentRangeStart w:id="165"/>
      <w:proofErr w:type="spellStart"/>
      <w:r>
        <w:t>PoseOFF</w:t>
      </w:r>
      <w:proofErr w:type="spellEnd"/>
      <w:r>
        <w:t xml:space="preserve"> sampling provides a considerably more data </w:t>
      </w:r>
      <w:proofErr w:type="spellStart"/>
      <w:proofErr w:type="gramStart"/>
      <w:r>
        <w:t>ef-ficient</w:t>
      </w:r>
      <w:proofErr w:type="spellEnd"/>
      <w:proofErr w:type="gramEnd"/>
      <w:r>
        <w:rPr>
          <w:spacing w:val="46"/>
        </w:rPr>
        <w:t xml:space="preserve"> </w:t>
      </w:r>
      <w:r>
        <w:t>method</w:t>
      </w:r>
      <w:r>
        <w:rPr>
          <w:spacing w:val="46"/>
        </w:rPr>
        <w:t xml:space="preserve"> </w:t>
      </w:r>
      <w:r>
        <w:t>of</w:t>
      </w:r>
      <w:r>
        <w:rPr>
          <w:spacing w:val="47"/>
        </w:rPr>
        <w:t xml:space="preserve"> </w:t>
      </w:r>
      <w:r>
        <w:t>embedding</w:t>
      </w:r>
      <w:r>
        <w:rPr>
          <w:spacing w:val="46"/>
        </w:rPr>
        <w:t xml:space="preserve"> </w:t>
      </w:r>
      <w:r>
        <w:t>optical</w:t>
      </w:r>
      <w:r>
        <w:rPr>
          <w:spacing w:val="47"/>
        </w:rPr>
        <w:t xml:space="preserve"> </w:t>
      </w:r>
      <w:r>
        <w:t>flow</w:t>
      </w:r>
      <w:r>
        <w:rPr>
          <w:spacing w:val="46"/>
        </w:rPr>
        <w:t xml:space="preserve"> </w:t>
      </w:r>
      <w:r>
        <w:t>information</w:t>
      </w:r>
      <w:r>
        <w:rPr>
          <w:spacing w:val="47"/>
        </w:rPr>
        <w:t xml:space="preserve"> </w:t>
      </w:r>
      <w:r>
        <w:rPr>
          <w:spacing w:val="-4"/>
        </w:rPr>
        <w:t>that</w:t>
      </w:r>
      <w:commentRangeEnd w:id="165"/>
      <w:r w:rsidR="00667712">
        <w:rPr>
          <w:rStyle w:val="CommentReference"/>
        </w:rPr>
        <w:commentReference w:id="165"/>
      </w:r>
    </w:p>
    <w:p w14:paraId="25C21C9D" w14:textId="77777777" w:rsidR="00C50428" w:rsidRDefault="00C50428">
      <w:pPr>
        <w:pStyle w:val="BodyText"/>
        <w:spacing w:line="249" w:lineRule="auto"/>
        <w:sectPr w:rsidR="00C50428">
          <w:type w:val="continuous"/>
          <w:pgSz w:w="12240" w:h="15840"/>
          <w:pgMar w:top="900" w:right="720" w:bottom="280" w:left="720" w:header="720" w:footer="720" w:gutter="0"/>
          <w:cols w:num="2" w:space="720" w:equalWidth="0">
            <w:col w:w="5281" w:space="40"/>
            <w:col w:w="5479"/>
          </w:cols>
        </w:sectPr>
      </w:pPr>
    </w:p>
    <w:p w14:paraId="25C21C9E" w14:textId="77777777" w:rsidR="00C50428" w:rsidRDefault="00A23A38">
      <w:pPr>
        <w:spacing w:before="69" w:line="182" w:lineRule="exact"/>
        <w:ind w:left="2" w:right="2"/>
        <w:jc w:val="center"/>
        <w:rPr>
          <w:sz w:val="16"/>
        </w:rPr>
      </w:pPr>
      <w:bookmarkStart w:id="166" w:name="_bookmark1"/>
      <w:bookmarkEnd w:id="166"/>
      <w:r>
        <w:rPr>
          <w:spacing w:val="-2"/>
          <w:sz w:val="16"/>
        </w:rPr>
        <w:lastRenderedPageBreak/>
        <w:t>TABLE</w:t>
      </w:r>
      <w:r>
        <w:rPr>
          <w:spacing w:val="4"/>
          <w:sz w:val="16"/>
        </w:rPr>
        <w:t xml:space="preserve"> </w:t>
      </w:r>
      <w:r>
        <w:rPr>
          <w:spacing w:val="-10"/>
          <w:sz w:val="16"/>
        </w:rPr>
        <w:t>I</w:t>
      </w:r>
    </w:p>
    <w:p w14:paraId="25C21C9F" w14:textId="77777777" w:rsidR="00C50428" w:rsidRDefault="00A23A38">
      <w:pPr>
        <w:spacing w:line="179" w:lineRule="exact"/>
        <w:ind w:left="2" w:right="2"/>
        <w:jc w:val="center"/>
        <w:rPr>
          <w:sz w:val="16"/>
        </w:rPr>
      </w:pPr>
      <w:r>
        <w:rPr>
          <w:smallCaps/>
          <w:sz w:val="16"/>
        </w:rPr>
        <w:t>Classification</w:t>
      </w:r>
      <w:r>
        <w:rPr>
          <w:smallCaps/>
          <w:spacing w:val="41"/>
          <w:sz w:val="16"/>
        </w:rPr>
        <w:t xml:space="preserve"> </w:t>
      </w:r>
      <w:r>
        <w:rPr>
          <w:smallCaps/>
          <w:sz w:val="16"/>
        </w:rPr>
        <w:t>accuracy</w:t>
      </w:r>
      <w:r>
        <w:rPr>
          <w:smallCaps/>
          <w:spacing w:val="42"/>
          <w:sz w:val="16"/>
        </w:rPr>
        <w:t xml:space="preserve"> </w:t>
      </w:r>
      <w:r>
        <w:rPr>
          <w:smallCaps/>
          <w:sz w:val="16"/>
        </w:rPr>
        <w:t>for</w:t>
      </w:r>
      <w:r>
        <w:rPr>
          <w:smallCaps/>
          <w:spacing w:val="42"/>
          <w:sz w:val="16"/>
        </w:rPr>
        <w:t xml:space="preserve"> </w:t>
      </w:r>
      <w:r>
        <w:rPr>
          <w:smallCaps/>
          <w:sz w:val="16"/>
        </w:rPr>
        <w:t>all</w:t>
      </w:r>
      <w:r>
        <w:rPr>
          <w:smallCaps/>
          <w:spacing w:val="42"/>
          <w:sz w:val="16"/>
        </w:rPr>
        <w:t xml:space="preserve"> </w:t>
      </w:r>
      <w:r>
        <w:rPr>
          <w:smallCaps/>
          <w:sz w:val="16"/>
        </w:rPr>
        <w:t>models</w:t>
      </w:r>
      <w:r>
        <w:rPr>
          <w:smallCaps/>
          <w:spacing w:val="42"/>
          <w:sz w:val="16"/>
        </w:rPr>
        <w:t xml:space="preserve"> </w:t>
      </w:r>
      <w:r>
        <w:rPr>
          <w:smallCaps/>
          <w:sz w:val="16"/>
        </w:rPr>
        <w:t>trained</w:t>
      </w:r>
      <w:r>
        <w:rPr>
          <w:smallCaps/>
          <w:spacing w:val="41"/>
          <w:sz w:val="16"/>
        </w:rPr>
        <w:t xml:space="preserve"> </w:t>
      </w:r>
      <w:r>
        <w:rPr>
          <w:smallCaps/>
          <w:sz w:val="16"/>
        </w:rPr>
        <w:t>and</w:t>
      </w:r>
      <w:r>
        <w:rPr>
          <w:smallCaps/>
          <w:spacing w:val="42"/>
          <w:sz w:val="16"/>
        </w:rPr>
        <w:t xml:space="preserve"> </w:t>
      </w:r>
      <w:r>
        <w:rPr>
          <w:smallCaps/>
          <w:sz w:val="16"/>
        </w:rPr>
        <w:t>tested</w:t>
      </w:r>
      <w:r>
        <w:rPr>
          <w:smallCaps/>
          <w:spacing w:val="42"/>
          <w:sz w:val="16"/>
        </w:rPr>
        <w:t xml:space="preserve"> </w:t>
      </w:r>
      <w:r>
        <w:rPr>
          <w:smallCaps/>
          <w:sz w:val="16"/>
        </w:rPr>
        <w:t>on</w:t>
      </w:r>
      <w:r>
        <w:rPr>
          <w:smallCaps/>
          <w:spacing w:val="42"/>
          <w:sz w:val="16"/>
        </w:rPr>
        <w:t xml:space="preserve"> </w:t>
      </w:r>
      <w:r>
        <w:rPr>
          <w:smallCaps/>
          <w:sz w:val="16"/>
        </w:rPr>
        <w:t>the</w:t>
      </w:r>
      <w:r>
        <w:rPr>
          <w:smallCaps/>
          <w:spacing w:val="42"/>
          <w:sz w:val="16"/>
        </w:rPr>
        <w:t xml:space="preserve"> </w:t>
      </w:r>
      <w:r>
        <w:rPr>
          <w:smallCaps/>
          <w:sz w:val="16"/>
        </w:rPr>
        <w:t>NTU-RGB+D</w:t>
      </w:r>
      <w:r>
        <w:rPr>
          <w:smallCaps/>
          <w:spacing w:val="31"/>
          <w:sz w:val="16"/>
        </w:rPr>
        <w:t xml:space="preserve"> </w:t>
      </w:r>
      <w:r>
        <w:rPr>
          <w:smallCaps/>
          <w:sz w:val="16"/>
        </w:rPr>
        <w:t>(NTU),</w:t>
      </w:r>
      <w:r>
        <w:rPr>
          <w:smallCaps/>
          <w:spacing w:val="31"/>
          <w:sz w:val="16"/>
        </w:rPr>
        <w:t xml:space="preserve"> </w:t>
      </w:r>
      <w:r>
        <w:rPr>
          <w:smallCaps/>
          <w:sz w:val="16"/>
        </w:rPr>
        <w:t>NTU-RGB+D120</w:t>
      </w:r>
      <w:r>
        <w:rPr>
          <w:smallCaps/>
          <w:spacing w:val="32"/>
          <w:sz w:val="16"/>
        </w:rPr>
        <w:t xml:space="preserve"> </w:t>
      </w:r>
      <w:r>
        <w:rPr>
          <w:smallCaps/>
          <w:sz w:val="16"/>
        </w:rPr>
        <w:t>(NTU120)</w:t>
      </w:r>
      <w:r>
        <w:rPr>
          <w:smallCaps/>
          <w:spacing w:val="31"/>
          <w:sz w:val="16"/>
        </w:rPr>
        <w:t xml:space="preserve"> </w:t>
      </w:r>
      <w:r>
        <w:rPr>
          <w:smallCaps/>
          <w:sz w:val="16"/>
        </w:rPr>
        <w:t>and</w:t>
      </w:r>
      <w:r>
        <w:rPr>
          <w:smallCaps/>
          <w:spacing w:val="42"/>
          <w:sz w:val="16"/>
        </w:rPr>
        <w:t xml:space="preserve"> </w:t>
      </w:r>
      <w:r>
        <w:rPr>
          <w:smallCaps/>
          <w:sz w:val="16"/>
        </w:rPr>
        <w:t>UCF-</w:t>
      </w:r>
      <w:r>
        <w:rPr>
          <w:smallCaps/>
          <w:spacing w:val="-5"/>
          <w:sz w:val="16"/>
        </w:rPr>
        <w:t>101</w:t>
      </w:r>
    </w:p>
    <w:p w14:paraId="25C21CA0" w14:textId="77777777" w:rsidR="00C50428" w:rsidRDefault="00A23A38">
      <w:pPr>
        <w:spacing w:line="182" w:lineRule="exact"/>
        <w:ind w:left="2" w:right="2"/>
        <w:jc w:val="center"/>
        <w:rPr>
          <w:sz w:val="16"/>
        </w:rPr>
      </w:pPr>
      <w:r>
        <w:rPr>
          <w:w w:val="105"/>
          <w:sz w:val="12"/>
        </w:rPr>
        <w:t>DATASETS</w:t>
      </w:r>
      <w:r>
        <w:rPr>
          <w:spacing w:val="38"/>
          <w:w w:val="105"/>
          <w:sz w:val="12"/>
        </w:rPr>
        <w:t xml:space="preserve"> </w:t>
      </w:r>
      <w:r>
        <w:rPr>
          <w:w w:val="105"/>
          <w:sz w:val="16"/>
        </w:rPr>
        <w:t>-</w:t>
      </w:r>
      <w:r>
        <w:rPr>
          <w:spacing w:val="29"/>
          <w:w w:val="105"/>
          <w:sz w:val="16"/>
        </w:rPr>
        <w:t xml:space="preserve"> </w:t>
      </w:r>
      <w:r>
        <w:rPr>
          <w:w w:val="105"/>
          <w:sz w:val="12"/>
        </w:rPr>
        <w:t>JOINT</w:t>
      </w:r>
      <w:r>
        <w:rPr>
          <w:spacing w:val="38"/>
          <w:w w:val="105"/>
          <w:sz w:val="12"/>
        </w:rPr>
        <w:t xml:space="preserve"> </w:t>
      </w:r>
      <w:r>
        <w:rPr>
          <w:w w:val="105"/>
          <w:sz w:val="12"/>
        </w:rPr>
        <w:t>STREAM</w:t>
      </w:r>
      <w:r>
        <w:rPr>
          <w:spacing w:val="39"/>
          <w:w w:val="105"/>
          <w:sz w:val="12"/>
        </w:rPr>
        <w:t xml:space="preserve"> </w:t>
      </w:r>
      <w:r>
        <w:rPr>
          <w:spacing w:val="-2"/>
          <w:w w:val="105"/>
          <w:sz w:val="12"/>
        </w:rPr>
        <w:t>ONLY</w:t>
      </w:r>
      <w:r>
        <w:rPr>
          <w:spacing w:val="-2"/>
          <w:w w:val="105"/>
          <w:sz w:val="16"/>
        </w:rPr>
        <w:t>.</w:t>
      </w:r>
    </w:p>
    <w:p w14:paraId="25C21CA1" w14:textId="77777777" w:rsidR="00C50428" w:rsidRDefault="00C50428">
      <w:pPr>
        <w:pStyle w:val="BodyText"/>
        <w:spacing w:before="3" w:after="1"/>
        <w:jc w:val="left"/>
        <w:rPr>
          <w:sz w:val="15"/>
        </w:rPr>
      </w:pPr>
    </w:p>
    <w:tbl>
      <w:tblPr>
        <w:tblW w:w="0" w:type="auto"/>
        <w:tblInd w:w="1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2"/>
        <w:gridCol w:w="977"/>
        <w:gridCol w:w="848"/>
        <w:gridCol w:w="857"/>
        <w:gridCol w:w="848"/>
        <w:gridCol w:w="857"/>
        <w:gridCol w:w="848"/>
        <w:gridCol w:w="848"/>
        <w:gridCol w:w="857"/>
      </w:tblGrid>
      <w:tr w:rsidR="00C50428" w14:paraId="25C21CA6" w14:textId="77777777">
        <w:trPr>
          <w:trHeight w:val="190"/>
        </w:trPr>
        <w:tc>
          <w:tcPr>
            <w:tcW w:w="2129" w:type="dxa"/>
            <w:gridSpan w:val="2"/>
            <w:vMerge w:val="restart"/>
            <w:tcBorders>
              <w:top w:val="nil"/>
              <w:left w:val="nil"/>
            </w:tcBorders>
          </w:tcPr>
          <w:p w14:paraId="25C21CA2" w14:textId="77777777" w:rsidR="00C50428" w:rsidRDefault="00C50428">
            <w:pPr>
              <w:pStyle w:val="TableParagraph"/>
              <w:spacing w:line="240" w:lineRule="auto"/>
              <w:ind w:left="0"/>
              <w:rPr>
                <w:sz w:val="18"/>
              </w:rPr>
            </w:pPr>
          </w:p>
        </w:tc>
        <w:tc>
          <w:tcPr>
            <w:tcW w:w="1705" w:type="dxa"/>
            <w:gridSpan w:val="2"/>
          </w:tcPr>
          <w:p w14:paraId="25C21CA3" w14:textId="77777777" w:rsidR="00C50428" w:rsidRDefault="00A23A38">
            <w:pPr>
              <w:pStyle w:val="TableParagraph"/>
              <w:spacing w:line="170" w:lineRule="exact"/>
              <w:ind w:left="138"/>
              <w:rPr>
                <w:sz w:val="18"/>
              </w:rPr>
            </w:pPr>
            <w:r>
              <w:rPr>
                <w:spacing w:val="-5"/>
                <w:sz w:val="18"/>
              </w:rPr>
              <w:t>NTU</w:t>
            </w:r>
          </w:p>
        </w:tc>
        <w:tc>
          <w:tcPr>
            <w:tcW w:w="1705" w:type="dxa"/>
            <w:gridSpan w:val="2"/>
          </w:tcPr>
          <w:p w14:paraId="25C21CA4" w14:textId="77777777" w:rsidR="00C50428" w:rsidRDefault="00A23A38">
            <w:pPr>
              <w:pStyle w:val="TableParagraph"/>
              <w:spacing w:line="170" w:lineRule="exact"/>
              <w:rPr>
                <w:sz w:val="18"/>
              </w:rPr>
            </w:pPr>
            <w:r>
              <w:rPr>
                <w:spacing w:val="-2"/>
                <w:sz w:val="18"/>
              </w:rPr>
              <w:t>NTU120</w:t>
            </w:r>
          </w:p>
        </w:tc>
        <w:tc>
          <w:tcPr>
            <w:tcW w:w="2553" w:type="dxa"/>
            <w:gridSpan w:val="3"/>
          </w:tcPr>
          <w:p w14:paraId="25C21CA5" w14:textId="77777777" w:rsidR="00C50428" w:rsidRDefault="00A23A38">
            <w:pPr>
              <w:pStyle w:val="TableParagraph"/>
              <w:spacing w:line="170" w:lineRule="exact"/>
              <w:rPr>
                <w:sz w:val="18"/>
              </w:rPr>
            </w:pPr>
            <w:r>
              <w:rPr>
                <w:spacing w:val="-2"/>
                <w:sz w:val="18"/>
              </w:rPr>
              <w:t>UCF-</w:t>
            </w:r>
            <w:r>
              <w:rPr>
                <w:spacing w:val="-5"/>
                <w:sz w:val="18"/>
              </w:rPr>
              <w:t>101</w:t>
            </w:r>
          </w:p>
        </w:tc>
      </w:tr>
      <w:tr w:rsidR="00C50428" w14:paraId="25C21CAF" w14:textId="77777777">
        <w:trPr>
          <w:trHeight w:val="190"/>
        </w:trPr>
        <w:tc>
          <w:tcPr>
            <w:tcW w:w="2129" w:type="dxa"/>
            <w:gridSpan w:val="2"/>
            <w:vMerge/>
            <w:tcBorders>
              <w:top w:val="nil"/>
              <w:left w:val="nil"/>
            </w:tcBorders>
          </w:tcPr>
          <w:p w14:paraId="25C21CA7" w14:textId="77777777" w:rsidR="00C50428" w:rsidRDefault="00C50428">
            <w:pPr>
              <w:rPr>
                <w:sz w:val="2"/>
                <w:szCs w:val="2"/>
              </w:rPr>
            </w:pPr>
          </w:p>
        </w:tc>
        <w:tc>
          <w:tcPr>
            <w:tcW w:w="848" w:type="dxa"/>
          </w:tcPr>
          <w:p w14:paraId="25C21CA8" w14:textId="77777777" w:rsidR="00C50428" w:rsidRDefault="00A23A38">
            <w:pPr>
              <w:pStyle w:val="TableParagraph"/>
              <w:spacing w:line="170" w:lineRule="exact"/>
              <w:ind w:left="138"/>
              <w:rPr>
                <w:sz w:val="18"/>
              </w:rPr>
            </w:pPr>
            <w:r>
              <w:rPr>
                <w:spacing w:val="-5"/>
                <w:sz w:val="18"/>
              </w:rPr>
              <w:t>CS</w:t>
            </w:r>
          </w:p>
        </w:tc>
        <w:tc>
          <w:tcPr>
            <w:tcW w:w="857" w:type="dxa"/>
          </w:tcPr>
          <w:p w14:paraId="25C21CA9" w14:textId="77777777" w:rsidR="00C50428" w:rsidRDefault="00A23A38">
            <w:pPr>
              <w:pStyle w:val="TableParagraph"/>
              <w:spacing w:line="170" w:lineRule="exact"/>
              <w:ind w:left="138"/>
              <w:rPr>
                <w:sz w:val="18"/>
              </w:rPr>
            </w:pPr>
            <w:r>
              <w:rPr>
                <w:spacing w:val="-5"/>
                <w:sz w:val="18"/>
              </w:rPr>
              <w:t>CV</w:t>
            </w:r>
          </w:p>
        </w:tc>
        <w:tc>
          <w:tcPr>
            <w:tcW w:w="848" w:type="dxa"/>
          </w:tcPr>
          <w:p w14:paraId="25C21CAA" w14:textId="77777777" w:rsidR="00C50428" w:rsidRDefault="00A23A38">
            <w:pPr>
              <w:pStyle w:val="TableParagraph"/>
              <w:spacing w:line="170" w:lineRule="exact"/>
              <w:rPr>
                <w:sz w:val="18"/>
              </w:rPr>
            </w:pPr>
            <w:proofErr w:type="spellStart"/>
            <w:r>
              <w:rPr>
                <w:spacing w:val="-4"/>
                <w:sz w:val="18"/>
              </w:rPr>
              <w:t>CSub</w:t>
            </w:r>
            <w:proofErr w:type="spellEnd"/>
          </w:p>
        </w:tc>
        <w:tc>
          <w:tcPr>
            <w:tcW w:w="857" w:type="dxa"/>
          </w:tcPr>
          <w:p w14:paraId="25C21CAB" w14:textId="77777777" w:rsidR="00C50428" w:rsidRDefault="00A23A38">
            <w:pPr>
              <w:pStyle w:val="TableParagraph"/>
              <w:spacing w:line="170" w:lineRule="exact"/>
              <w:rPr>
                <w:sz w:val="18"/>
              </w:rPr>
            </w:pPr>
            <w:proofErr w:type="spellStart"/>
            <w:r>
              <w:rPr>
                <w:spacing w:val="-4"/>
                <w:sz w:val="18"/>
              </w:rPr>
              <w:t>CSet</w:t>
            </w:r>
            <w:proofErr w:type="spellEnd"/>
          </w:p>
        </w:tc>
        <w:tc>
          <w:tcPr>
            <w:tcW w:w="848" w:type="dxa"/>
          </w:tcPr>
          <w:p w14:paraId="25C21CAC" w14:textId="77777777" w:rsidR="00C50428" w:rsidRDefault="00A23A38">
            <w:pPr>
              <w:pStyle w:val="TableParagraph"/>
              <w:spacing w:line="170" w:lineRule="exact"/>
              <w:rPr>
                <w:sz w:val="18"/>
              </w:rPr>
            </w:pPr>
            <w:r>
              <w:rPr>
                <w:spacing w:val="-10"/>
                <w:sz w:val="18"/>
              </w:rPr>
              <w:t>1</w:t>
            </w:r>
          </w:p>
        </w:tc>
        <w:tc>
          <w:tcPr>
            <w:tcW w:w="848" w:type="dxa"/>
          </w:tcPr>
          <w:p w14:paraId="25C21CAD" w14:textId="77777777" w:rsidR="00C50428" w:rsidRDefault="00A23A38">
            <w:pPr>
              <w:pStyle w:val="TableParagraph"/>
              <w:spacing w:line="170" w:lineRule="exact"/>
              <w:rPr>
                <w:sz w:val="18"/>
              </w:rPr>
            </w:pPr>
            <w:r>
              <w:rPr>
                <w:spacing w:val="-10"/>
                <w:sz w:val="18"/>
              </w:rPr>
              <w:t>2</w:t>
            </w:r>
          </w:p>
        </w:tc>
        <w:tc>
          <w:tcPr>
            <w:tcW w:w="857" w:type="dxa"/>
          </w:tcPr>
          <w:p w14:paraId="25C21CAE" w14:textId="77777777" w:rsidR="00C50428" w:rsidRDefault="00A23A38">
            <w:pPr>
              <w:pStyle w:val="TableParagraph"/>
              <w:spacing w:line="170" w:lineRule="exact"/>
              <w:rPr>
                <w:sz w:val="18"/>
              </w:rPr>
            </w:pPr>
            <w:r>
              <w:rPr>
                <w:spacing w:val="-10"/>
                <w:sz w:val="18"/>
              </w:rPr>
              <w:t>3</w:t>
            </w:r>
          </w:p>
        </w:tc>
      </w:tr>
      <w:tr w:rsidR="00C50428" w14:paraId="25C21CC0" w14:textId="77777777">
        <w:trPr>
          <w:trHeight w:val="199"/>
        </w:trPr>
        <w:tc>
          <w:tcPr>
            <w:tcW w:w="1152" w:type="dxa"/>
            <w:vMerge w:val="restart"/>
          </w:tcPr>
          <w:p w14:paraId="25C21CB0" w14:textId="77777777" w:rsidR="00C50428" w:rsidRDefault="00A23A38">
            <w:pPr>
              <w:pStyle w:val="TableParagraph"/>
              <w:spacing w:before="72" w:line="240" w:lineRule="auto"/>
              <w:rPr>
                <w:sz w:val="18"/>
              </w:rPr>
            </w:pPr>
            <w:proofErr w:type="spellStart"/>
            <w:r>
              <w:rPr>
                <w:spacing w:val="-2"/>
                <w:sz w:val="18"/>
              </w:rPr>
              <w:t>InfoGCN</w:t>
            </w:r>
            <w:proofErr w:type="spellEnd"/>
            <w:r>
              <w:rPr>
                <w:spacing w:val="-2"/>
                <w:sz w:val="18"/>
              </w:rPr>
              <w:t>++</w:t>
            </w:r>
          </w:p>
        </w:tc>
        <w:tc>
          <w:tcPr>
            <w:tcW w:w="977" w:type="dxa"/>
          </w:tcPr>
          <w:p w14:paraId="25C21CB1" w14:textId="77777777" w:rsidR="00C50428" w:rsidRDefault="00A23A38">
            <w:pPr>
              <w:pStyle w:val="TableParagraph"/>
              <w:spacing w:line="179" w:lineRule="exact"/>
              <w:ind w:left="138"/>
              <w:rPr>
                <w:sz w:val="18"/>
              </w:rPr>
            </w:pPr>
            <w:r>
              <w:rPr>
                <w:spacing w:val="-4"/>
                <w:sz w:val="18"/>
              </w:rPr>
              <w:t>Base</w:t>
            </w:r>
          </w:p>
        </w:tc>
        <w:tc>
          <w:tcPr>
            <w:tcW w:w="848" w:type="dxa"/>
            <w:vMerge w:val="restart"/>
            <w:tcBorders>
              <w:right w:val="nil"/>
            </w:tcBorders>
          </w:tcPr>
          <w:p w14:paraId="25C21CB2" w14:textId="77777777" w:rsidR="00C50428" w:rsidRDefault="00A23A38">
            <w:pPr>
              <w:pStyle w:val="TableParagraph"/>
              <w:ind w:left="138"/>
              <w:rPr>
                <w:sz w:val="18"/>
              </w:rPr>
            </w:pPr>
            <w:r>
              <w:rPr>
                <w:spacing w:val="-2"/>
                <w:sz w:val="18"/>
              </w:rPr>
              <w:t>83.52%</w:t>
            </w:r>
          </w:p>
          <w:p w14:paraId="25C21CB3" w14:textId="77777777" w:rsidR="00C50428" w:rsidRDefault="00A23A38">
            <w:pPr>
              <w:pStyle w:val="TableParagraph"/>
              <w:spacing w:line="204" w:lineRule="exact"/>
              <w:ind w:left="138"/>
              <w:rPr>
                <w:b/>
                <w:sz w:val="18"/>
              </w:rPr>
            </w:pPr>
            <w:r>
              <w:rPr>
                <w:b/>
                <w:spacing w:val="-2"/>
                <w:sz w:val="18"/>
              </w:rPr>
              <w:t>88.89%</w:t>
            </w:r>
          </w:p>
        </w:tc>
        <w:tc>
          <w:tcPr>
            <w:tcW w:w="857" w:type="dxa"/>
            <w:vMerge w:val="restart"/>
            <w:tcBorders>
              <w:left w:val="nil"/>
            </w:tcBorders>
          </w:tcPr>
          <w:p w14:paraId="25C21CB4" w14:textId="77777777" w:rsidR="00C50428" w:rsidRDefault="00A23A38">
            <w:pPr>
              <w:pStyle w:val="TableParagraph"/>
              <w:ind w:left="143"/>
              <w:rPr>
                <w:sz w:val="18"/>
              </w:rPr>
            </w:pPr>
            <w:r>
              <w:rPr>
                <w:spacing w:val="-2"/>
                <w:sz w:val="18"/>
              </w:rPr>
              <w:t>91.38%</w:t>
            </w:r>
          </w:p>
          <w:p w14:paraId="25C21CB5" w14:textId="77777777" w:rsidR="00C50428" w:rsidRDefault="00A23A38">
            <w:pPr>
              <w:pStyle w:val="TableParagraph"/>
              <w:spacing w:line="204" w:lineRule="exact"/>
              <w:ind w:left="143"/>
              <w:rPr>
                <w:b/>
                <w:sz w:val="18"/>
              </w:rPr>
            </w:pPr>
            <w:r>
              <w:rPr>
                <w:b/>
                <w:spacing w:val="-2"/>
                <w:sz w:val="18"/>
              </w:rPr>
              <w:t>93.68%</w:t>
            </w:r>
          </w:p>
        </w:tc>
        <w:tc>
          <w:tcPr>
            <w:tcW w:w="848" w:type="dxa"/>
            <w:vMerge w:val="restart"/>
            <w:tcBorders>
              <w:right w:val="nil"/>
            </w:tcBorders>
          </w:tcPr>
          <w:p w14:paraId="25C21CB6" w14:textId="77777777" w:rsidR="00C50428" w:rsidRDefault="00A23A38">
            <w:pPr>
              <w:pStyle w:val="TableParagraph"/>
              <w:rPr>
                <w:sz w:val="18"/>
              </w:rPr>
            </w:pPr>
            <w:r>
              <w:rPr>
                <w:spacing w:val="-2"/>
                <w:sz w:val="18"/>
              </w:rPr>
              <w:t>75.92%</w:t>
            </w:r>
          </w:p>
          <w:p w14:paraId="25C21CB7" w14:textId="77777777" w:rsidR="00C50428" w:rsidRDefault="00A23A38">
            <w:pPr>
              <w:pStyle w:val="TableParagraph"/>
              <w:spacing w:line="204" w:lineRule="exact"/>
              <w:rPr>
                <w:b/>
                <w:sz w:val="18"/>
              </w:rPr>
            </w:pPr>
            <w:r>
              <w:rPr>
                <w:b/>
                <w:spacing w:val="-2"/>
                <w:sz w:val="18"/>
              </w:rPr>
              <w:t>82.70%</w:t>
            </w:r>
          </w:p>
        </w:tc>
        <w:tc>
          <w:tcPr>
            <w:tcW w:w="857" w:type="dxa"/>
            <w:vMerge w:val="restart"/>
            <w:tcBorders>
              <w:left w:val="nil"/>
            </w:tcBorders>
          </w:tcPr>
          <w:p w14:paraId="25C21CB8" w14:textId="77777777" w:rsidR="00C50428" w:rsidRDefault="00A23A38">
            <w:pPr>
              <w:pStyle w:val="TableParagraph"/>
              <w:ind w:left="142"/>
              <w:rPr>
                <w:sz w:val="18"/>
              </w:rPr>
            </w:pPr>
            <w:r>
              <w:rPr>
                <w:spacing w:val="-2"/>
                <w:sz w:val="18"/>
              </w:rPr>
              <w:t>77.61%</w:t>
            </w:r>
          </w:p>
          <w:p w14:paraId="25C21CB9" w14:textId="77777777" w:rsidR="00C50428" w:rsidRDefault="00A23A38">
            <w:pPr>
              <w:pStyle w:val="TableParagraph"/>
              <w:spacing w:line="204" w:lineRule="exact"/>
              <w:ind w:left="142"/>
              <w:rPr>
                <w:b/>
                <w:sz w:val="18"/>
              </w:rPr>
            </w:pPr>
            <w:r>
              <w:rPr>
                <w:b/>
                <w:spacing w:val="-2"/>
                <w:sz w:val="18"/>
              </w:rPr>
              <w:t>83.70%</w:t>
            </w:r>
          </w:p>
        </w:tc>
        <w:tc>
          <w:tcPr>
            <w:tcW w:w="848" w:type="dxa"/>
            <w:vMerge w:val="restart"/>
            <w:tcBorders>
              <w:right w:val="nil"/>
            </w:tcBorders>
          </w:tcPr>
          <w:p w14:paraId="25C21CBA" w14:textId="77777777" w:rsidR="00C50428" w:rsidRDefault="00A23A38">
            <w:pPr>
              <w:pStyle w:val="TableParagraph"/>
              <w:rPr>
                <w:sz w:val="18"/>
              </w:rPr>
            </w:pPr>
            <w:r>
              <w:rPr>
                <w:spacing w:val="-2"/>
                <w:sz w:val="18"/>
              </w:rPr>
              <w:t>59.21%</w:t>
            </w:r>
          </w:p>
          <w:p w14:paraId="25C21CBB" w14:textId="77777777" w:rsidR="00C50428" w:rsidRDefault="00A23A38">
            <w:pPr>
              <w:pStyle w:val="TableParagraph"/>
              <w:spacing w:line="204" w:lineRule="exact"/>
              <w:rPr>
                <w:b/>
                <w:sz w:val="18"/>
              </w:rPr>
            </w:pPr>
            <w:r>
              <w:rPr>
                <w:b/>
                <w:spacing w:val="-2"/>
                <w:sz w:val="18"/>
              </w:rPr>
              <w:t>62.81%</w:t>
            </w:r>
          </w:p>
        </w:tc>
        <w:tc>
          <w:tcPr>
            <w:tcW w:w="848" w:type="dxa"/>
            <w:vMerge w:val="restart"/>
            <w:tcBorders>
              <w:left w:val="nil"/>
              <w:right w:val="nil"/>
            </w:tcBorders>
          </w:tcPr>
          <w:p w14:paraId="25C21CBC" w14:textId="77777777" w:rsidR="00C50428" w:rsidRDefault="00A23A38">
            <w:pPr>
              <w:pStyle w:val="TableParagraph"/>
              <w:ind w:left="142"/>
              <w:rPr>
                <w:sz w:val="18"/>
              </w:rPr>
            </w:pPr>
            <w:r>
              <w:rPr>
                <w:spacing w:val="-2"/>
                <w:sz w:val="18"/>
              </w:rPr>
              <w:t>57.82%</w:t>
            </w:r>
          </w:p>
          <w:p w14:paraId="25C21CBD" w14:textId="77777777" w:rsidR="00C50428" w:rsidRDefault="00A23A38">
            <w:pPr>
              <w:pStyle w:val="TableParagraph"/>
              <w:spacing w:line="204" w:lineRule="exact"/>
              <w:ind w:left="142"/>
              <w:rPr>
                <w:b/>
                <w:sz w:val="18"/>
              </w:rPr>
            </w:pPr>
            <w:r>
              <w:rPr>
                <w:b/>
                <w:spacing w:val="-2"/>
                <w:sz w:val="18"/>
              </w:rPr>
              <w:t>62.54%</w:t>
            </w:r>
          </w:p>
        </w:tc>
        <w:tc>
          <w:tcPr>
            <w:tcW w:w="857" w:type="dxa"/>
            <w:vMerge w:val="restart"/>
            <w:tcBorders>
              <w:left w:val="nil"/>
            </w:tcBorders>
          </w:tcPr>
          <w:p w14:paraId="25C21CBE" w14:textId="77777777" w:rsidR="00C50428" w:rsidRDefault="00A23A38">
            <w:pPr>
              <w:pStyle w:val="TableParagraph"/>
              <w:ind w:left="142"/>
              <w:rPr>
                <w:sz w:val="18"/>
              </w:rPr>
            </w:pPr>
            <w:r>
              <w:rPr>
                <w:spacing w:val="-2"/>
                <w:sz w:val="18"/>
              </w:rPr>
              <w:t>58.90%</w:t>
            </w:r>
          </w:p>
          <w:p w14:paraId="25C21CBF" w14:textId="77777777" w:rsidR="00C50428" w:rsidRDefault="00A23A38">
            <w:pPr>
              <w:pStyle w:val="TableParagraph"/>
              <w:spacing w:line="204" w:lineRule="exact"/>
              <w:ind w:left="142"/>
              <w:rPr>
                <w:b/>
                <w:sz w:val="18"/>
              </w:rPr>
            </w:pPr>
            <w:r>
              <w:rPr>
                <w:b/>
                <w:spacing w:val="-2"/>
                <w:sz w:val="18"/>
              </w:rPr>
              <w:t>62.84%</w:t>
            </w:r>
          </w:p>
        </w:tc>
      </w:tr>
      <w:tr w:rsidR="00C50428" w14:paraId="25C21CCA" w14:textId="77777777">
        <w:trPr>
          <w:trHeight w:val="190"/>
        </w:trPr>
        <w:tc>
          <w:tcPr>
            <w:tcW w:w="1152" w:type="dxa"/>
            <w:vMerge/>
            <w:tcBorders>
              <w:top w:val="nil"/>
            </w:tcBorders>
          </w:tcPr>
          <w:p w14:paraId="25C21CC1" w14:textId="77777777" w:rsidR="00C50428" w:rsidRDefault="00C50428">
            <w:pPr>
              <w:rPr>
                <w:sz w:val="2"/>
                <w:szCs w:val="2"/>
              </w:rPr>
            </w:pPr>
          </w:p>
        </w:tc>
        <w:tc>
          <w:tcPr>
            <w:tcW w:w="977" w:type="dxa"/>
          </w:tcPr>
          <w:p w14:paraId="25C21CC2" w14:textId="77777777" w:rsidR="00C50428" w:rsidRDefault="00A23A38">
            <w:pPr>
              <w:pStyle w:val="TableParagraph"/>
              <w:spacing w:line="170" w:lineRule="exact"/>
              <w:ind w:left="138"/>
              <w:rPr>
                <w:b/>
                <w:sz w:val="18"/>
              </w:rPr>
            </w:pPr>
            <w:proofErr w:type="spellStart"/>
            <w:r>
              <w:rPr>
                <w:b/>
                <w:spacing w:val="-2"/>
                <w:sz w:val="18"/>
              </w:rPr>
              <w:t>PoseOFF</w:t>
            </w:r>
            <w:proofErr w:type="spellEnd"/>
          </w:p>
        </w:tc>
        <w:tc>
          <w:tcPr>
            <w:tcW w:w="848" w:type="dxa"/>
            <w:vMerge/>
            <w:tcBorders>
              <w:top w:val="nil"/>
              <w:right w:val="nil"/>
            </w:tcBorders>
          </w:tcPr>
          <w:p w14:paraId="25C21CC3" w14:textId="77777777" w:rsidR="00C50428" w:rsidRDefault="00C50428">
            <w:pPr>
              <w:rPr>
                <w:sz w:val="2"/>
                <w:szCs w:val="2"/>
              </w:rPr>
            </w:pPr>
          </w:p>
        </w:tc>
        <w:tc>
          <w:tcPr>
            <w:tcW w:w="857" w:type="dxa"/>
            <w:vMerge/>
            <w:tcBorders>
              <w:top w:val="nil"/>
              <w:left w:val="nil"/>
            </w:tcBorders>
          </w:tcPr>
          <w:p w14:paraId="25C21CC4" w14:textId="77777777" w:rsidR="00C50428" w:rsidRDefault="00C50428">
            <w:pPr>
              <w:rPr>
                <w:sz w:val="2"/>
                <w:szCs w:val="2"/>
              </w:rPr>
            </w:pPr>
          </w:p>
        </w:tc>
        <w:tc>
          <w:tcPr>
            <w:tcW w:w="848" w:type="dxa"/>
            <w:vMerge/>
            <w:tcBorders>
              <w:top w:val="nil"/>
              <w:right w:val="nil"/>
            </w:tcBorders>
          </w:tcPr>
          <w:p w14:paraId="25C21CC5" w14:textId="77777777" w:rsidR="00C50428" w:rsidRDefault="00C50428">
            <w:pPr>
              <w:rPr>
                <w:sz w:val="2"/>
                <w:szCs w:val="2"/>
              </w:rPr>
            </w:pPr>
          </w:p>
        </w:tc>
        <w:tc>
          <w:tcPr>
            <w:tcW w:w="857" w:type="dxa"/>
            <w:vMerge/>
            <w:tcBorders>
              <w:top w:val="nil"/>
              <w:left w:val="nil"/>
            </w:tcBorders>
          </w:tcPr>
          <w:p w14:paraId="25C21CC6" w14:textId="77777777" w:rsidR="00C50428" w:rsidRDefault="00C50428">
            <w:pPr>
              <w:rPr>
                <w:sz w:val="2"/>
                <w:szCs w:val="2"/>
              </w:rPr>
            </w:pPr>
          </w:p>
        </w:tc>
        <w:tc>
          <w:tcPr>
            <w:tcW w:w="848" w:type="dxa"/>
            <w:vMerge/>
            <w:tcBorders>
              <w:top w:val="nil"/>
              <w:right w:val="nil"/>
            </w:tcBorders>
          </w:tcPr>
          <w:p w14:paraId="25C21CC7" w14:textId="77777777" w:rsidR="00C50428" w:rsidRDefault="00C50428">
            <w:pPr>
              <w:rPr>
                <w:sz w:val="2"/>
                <w:szCs w:val="2"/>
              </w:rPr>
            </w:pPr>
          </w:p>
        </w:tc>
        <w:tc>
          <w:tcPr>
            <w:tcW w:w="848" w:type="dxa"/>
            <w:vMerge/>
            <w:tcBorders>
              <w:top w:val="nil"/>
              <w:left w:val="nil"/>
              <w:right w:val="nil"/>
            </w:tcBorders>
          </w:tcPr>
          <w:p w14:paraId="25C21CC8" w14:textId="77777777" w:rsidR="00C50428" w:rsidRDefault="00C50428">
            <w:pPr>
              <w:rPr>
                <w:sz w:val="2"/>
                <w:szCs w:val="2"/>
              </w:rPr>
            </w:pPr>
          </w:p>
        </w:tc>
        <w:tc>
          <w:tcPr>
            <w:tcW w:w="857" w:type="dxa"/>
            <w:vMerge/>
            <w:tcBorders>
              <w:top w:val="nil"/>
              <w:left w:val="nil"/>
            </w:tcBorders>
          </w:tcPr>
          <w:p w14:paraId="25C21CC9" w14:textId="77777777" w:rsidR="00C50428" w:rsidRDefault="00C50428">
            <w:pPr>
              <w:rPr>
                <w:sz w:val="2"/>
                <w:szCs w:val="2"/>
              </w:rPr>
            </w:pPr>
          </w:p>
        </w:tc>
      </w:tr>
      <w:tr w:rsidR="00C50428" w14:paraId="25C21CDB" w14:textId="77777777">
        <w:trPr>
          <w:trHeight w:val="199"/>
        </w:trPr>
        <w:tc>
          <w:tcPr>
            <w:tcW w:w="1152" w:type="dxa"/>
            <w:vMerge w:val="restart"/>
          </w:tcPr>
          <w:p w14:paraId="25C21CCB" w14:textId="77777777" w:rsidR="00C50428" w:rsidRDefault="00A23A38">
            <w:pPr>
              <w:pStyle w:val="TableParagraph"/>
              <w:spacing w:before="72" w:line="240" w:lineRule="auto"/>
              <w:rPr>
                <w:sz w:val="18"/>
              </w:rPr>
            </w:pPr>
            <w:r>
              <w:rPr>
                <w:spacing w:val="-2"/>
                <w:sz w:val="18"/>
              </w:rPr>
              <w:t>MS-</w:t>
            </w:r>
            <w:r>
              <w:rPr>
                <w:spacing w:val="-5"/>
                <w:sz w:val="18"/>
              </w:rPr>
              <w:t>G3D</w:t>
            </w:r>
          </w:p>
        </w:tc>
        <w:tc>
          <w:tcPr>
            <w:tcW w:w="977" w:type="dxa"/>
          </w:tcPr>
          <w:p w14:paraId="25C21CCC" w14:textId="77777777" w:rsidR="00C50428" w:rsidRDefault="00A23A38">
            <w:pPr>
              <w:pStyle w:val="TableParagraph"/>
              <w:spacing w:line="179" w:lineRule="exact"/>
              <w:ind w:left="138"/>
              <w:rPr>
                <w:sz w:val="18"/>
              </w:rPr>
            </w:pPr>
            <w:r>
              <w:rPr>
                <w:spacing w:val="-4"/>
                <w:sz w:val="18"/>
              </w:rPr>
              <w:t>Base</w:t>
            </w:r>
          </w:p>
        </w:tc>
        <w:tc>
          <w:tcPr>
            <w:tcW w:w="848" w:type="dxa"/>
            <w:vMerge w:val="restart"/>
            <w:tcBorders>
              <w:right w:val="nil"/>
            </w:tcBorders>
          </w:tcPr>
          <w:p w14:paraId="25C21CCD" w14:textId="77777777" w:rsidR="00C50428" w:rsidRDefault="00A23A38">
            <w:pPr>
              <w:pStyle w:val="TableParagraph"/>
              <w:ind w:left="138"/>
              <w:rPr>
                <w:sz w:val="18"/>
              </w:rPr>
            </w:pPr>
            <w:r>
              <w:rPr>
                <w:spacing w:val="-2"/>
                <w:sz w:val="18"/>
              </w:rPr>
              <w:t>87.40%</w:t>
            </w:r>
          </w:p>
          <w:p w14:paraId="25C21CCE" w14:textId="77777777" w:rsidR="00C50428" w:rsidRDefault="00A23A38">
            <w:pPr>
              <w:pStyle w:val="TableParagraph"/>
              <w:spacing w:line="204" w:lineRule="exact"/>
              <w:ind w:left="138"/>
              <w:rPr>
                <w:b/>
                <w:sz w:val="18"/>
              </w:rPr>
            </w:pPr>
            <w:r>
              <w:rPr>
                <w:b/>
                <w:spacing w:val="-2"/>
                <w:sz w:val="18"/>
              </w:rPr>
              <w:t>89.95%</w:t>
            </w:r>
          </w:p>
        </w:tc>
        <w:tc>
          <w:tcPr>
            <w:tcW w:w="857" w:type="dxa"/>
            <w:vMerge w:val="restart"/>
            <w:tcBorders>
              <w:left w:val="nil"/>
            </w:tcBorders>
          </w:tcPr>
          <w:p w14:paraId="25C21CCF" w14:textId="77777777" w:rsidR="00C50428" w:rsidRDefault="00A23A38">
            <w:pPr>
              <w:pStyle w:val="TableParagraph"/>
              <w:ind w:left="143"/>
              <w:rPr>
                <w:sz w:val="18"/>
              </w:rPr>
            </w:pPr>
            <w:r>
              <w:rPr>
                <w:spacing w:val="-2"/>
                <w:sz w:val="18"/>
              </w:rPr>
              <w:t>93.43%</w:t>
            </w:r>
          </w:p>
          <w:p w14:paraId="25C21CD0" w14:textId="77777777" w:rsidR="00C50428" w:rsidRDefault="00A23A38">
            <w:pPr>
              <w:pStyle w:val="TableParagraph"/>
              <w:spacing w:line="204" w:lineRule="exact"/>
              <w:ind w:left="143"/>
              <w:rPr>
                <w:b/>
                <w:sz w:val="18"/>
              </w:rPr>
            </w:pPr>
            <w:r>
              <w:rPr>
                <w:b/>
                <w:spacing w:val="-2"/>
                <w:sz w:val="18"/>
              </w:rPr>
              <w:t>94.12%</w:t>
            </w:r>
          </w:p>
        </w:tc>
        <w:tc>
          <w:tcPr>
            <w:tcW w:w="848" w:type="dxa"/>
            <w:vMerge w:val="restart"/>
            <w:tcBorders>
              <w:right w:val="nil"/>
            </w:tcBorders>
          </w:tcPr>
          <w:p w14:paraId="25C21CD1" w14:textId="77777777" w:rsidR="00C50428" w:rsidRDefault="00A23A38">
            <w:pPr>
              <w:pStyle w:val="TableParagraph"/>
              <w:rPr>
                <w:sz w:val="18"/>
              </w:rPr>
            </w:pPr>
            <w:r>
              <w:rPr>
                <w:spacing w:val="-2"/>
                <w:sz w:val="18"/>
              </w:rPr>
              <w:t>76.24%</w:t>
            </w:r>
          </w:p>
          <w:p w14:paraId="25C21CD2" w14:textId="77777777" w:rsidR="00C50428" w:rsidRDefault="00A23A38">
            <w:pPr>
              <w:pStyle w:val="TableParagraph"/>
              <w:spacing w:line="204" w:lineRule="exact"/>
              <w:rPr>
                <w:b/>
                <w:sz w:val="18"/>
              </w:rPr>
            </w:pPr>
            <w:r>
              <w:rPr>
                <w:b/>
                <w:spacing w:val="-2"/>
                <w:sz w:val="18"/>
              </w:rPr>
              <w:t>83.22%</w:t>
            </w:r>
          </w:p>
        </w:tc>
        <w:tc>
          <w:tcPr>
            <w:tcW w:w="857" w:type="dxa"/>
            <w:vMerge w:val="restart"/>
            <w:tcBorders>
              <w:left w:val="nil"/>
            </w:tcBorders>
          </w:tcPr>
          <w:p w14:paraId="25C21CD3" w14:textId="77777777" w:rsidR="00C50428" w:rsidRDefault="00A23A38">
            <w:pPr>
              <w:pStyle w:val="TableParagraph"/>
              <w:ind w:left="142"/>
              <w:rPr>
                <w:sz w:val="18"/>
              </w:rPr>
            </w:pPr>
            <w:r>
              <w:rPr>
                <w:spacing w:val="-2"/>
                <w:sz w:val="18"/>
              </w:rPr>
              <w:t>78.75%</w:t>
            </w:r>
          </w:p>
          <w:p w14:paraId="25C21CD4" w14:textId="77777777" w:rsidR="00C50428" w:rsidRDefault="00A23A38">
            <w:pPr>
              <w:pStyle w:val="TableParagraph"/>
              <w:spacing w:line="204" w:lineRule="exact"/>
              <w:ind w:left="142"/>
              <w:rPr>
                <w:b/>
                <w:sz w:val="18"/>
              </w:rPr>
            </w:pPr>
            <w:r>
              <w:rPr>
                <w:b/>
                <w:spacing w:val="-2"/>
                <w:sz w:val="18"/>
              </w:rPr>
              <w:t>85.49%</w:t>
            </w:r>
          </w:p>
        </w:tc>
        <w:tc>
          <w:tcPr>
            <w:tcW w:w="848" w:type="dxa"/>
            <w:vMerge w:val="restart"/>
            <w:tcBorders>
              <w:right w:val="nil"/>
            </w:tcBorders>
          </w:tcPr>
          <w:p w14:paraId="25C21CD5" w14:textId="77777777" w:rsidR="00C50428" w:rsidRDefault="00A23A38">
            <w:pPr>
              <w:pStyle w:val="TableParagraph"/>
              <w:rPr>
                <w:sz w:val="18"/>
              </w:rPr>
            </w:pPr>
            <w:r>
              <w:rPr>
                <w:spacing w:val="-2"/>
                <w:sz w:val="18"/>
              </w:rPr>
              <w:t>61.39%</w:t>
            </w:r>
          </w:p>
          <w:p w14:paraId="25C21CD6" w14:textId="77777777" w:rsidR="00C50428" w:rsidRDefault="00A23A38">
            <w:pPr>
              <w:pStyle w:val="TableParagraph"/>
              <w:spacing w:line="204" w:lineRule="exact"/>
              <w:rPr>
                <w:b/>
                <w:sz w:val="18"/>
              </w:rPr>
            </w:pPr>
            <w:r>
              <w:rPr>
                <w:b/>
                <w:spacing w:val="-2"/>
                <w:sz w:val="18"/>
              </w:rPr>
              <w:t>68.84%</w:t>
            </w:r>
          </w:p>
        </w:tc>
        <w:tc>
          <w:tcPr>
            <w:tcW w:w="848" w:type="dxa"/>
            <w:vMerge w:val="restart"/>
            <w:tcBorders>
              <w:left w:val="nil"/>
              <w:right w:val="nil"/>
            </w:tcBorders>
          </w:tcPr>
          <w:p w14:paraId="25C21CD7" w14:textId="77777777" w:rsidR="00C50428" w:rsidRDefault="00A23A38">
            <w:pPr>
              <w:pStyle w:val="TableParagraph"/>
              <w:ind w:left="142"/>
              <w:rPr>
                <w:sz w:val="18"/>
              </w:rPr>
            </w:pPr>
            <w:r>
              <w:rPr>
                <w:spacing w:val="-2"/>
                <w:sz w:val="18"/>
              </w:rPr>
              <w:t>62.02%</w:t>
            </w:r>
          </w:p>
          <w:p w14:paraId="25C21CD8" w14:textId="77777777" w:rsidR="00C50428" w:rsidRDefault="00A23A38">
            <w:pPr>
              <w:pStyle w:val="TableParagraph"/>
              <w:spacing w:line="204" w:lineRule="exact"/>
              <w:ind w:left="142"/>
              <w:rPr>
                <w:b/>
                <w:sz w:val="18"/>
              </w:rPr>
            </w:pPr>
            <w:r>
              <w:rPr>
                <w:b/>
                <w:spacing w:val="-2"/>
                <w:sz w:val="18"/>
              </w:rPr>
              <w:t>69.88%</w:t>
            </w:r>
          </w:p>
        </w:tc>
        <w:tc>
          <w:tcPr>
            <w:tcW w:w="857" w:type="dxa"/>
            <w:vMerge w:val="restart"/>
            <w:tcBorders>
              <w:left w:val="nil"/>
            </w:tcBorders>
          </w:tcPr>
          <w:p w14:paraId="25C21CD9" w14:textId="77777777" w:rsidR="00C50428" w:rsidRDefault="00A23A38">
            <w:pPr>
              <w:pStyle w:val="TableParagraph"/>
              <w:ind w:left="142"/>
              <w:rPr>
                <w:sz w:val="18"/>
              </w:rPr>
            </w:pPr>
            <w:r>
              <w:rPr>
                <w:spacing w:val="-2"/>
                <w:sz w:val="18"/>
              </w:rPr>
              <w:t>63.45%</w:t>
            </w:r>
          </w:p>
          <w:p w14:paraId="25C21CDA" w14:textId="77777777" w:rsidR="00C50428" w:rsidRDefault="00A23A38">
            <w:pPr>
              <w:pStyle w:val="TableParagraph"/>
              <w:spacing w:line="204" w:lineRule="exact"/>
              <w:ind w:left="142"/>
              <w:rPr>
                <w:b/>
                <w:sz w:val="18"/>
              </w:rPr>
            </w:pPr>
            <w:r>
              <w:rPr>
                <w:b/>
                <w:spacing w:val="-2"/>
                <w:sz w:val="18"/>
              </w:rPr>
              <w:t>66.36%</w:t>
            </w:r>
          </w:p>
        </w:tc>
      </w:tr>
      <w:tr w:rsidR="00C50428" w14:paraId="25C21CE5" w14:textId="77777777">
        <w:trPr>
          <w:trHeight w:val="190"/>
        </w:trPr>
        <w:tc>
          <w:tcPr>
            <w:tcW w:w="1152" w:type="dxa"/>
            <w:vMerge/>
            <w:tcBorders>
              <w:top w:val="nil"/>
            </w:tcBorders>
          </w:tcPr>
          <w:p w14:paraId="25C21CDC" w14:textId="77777777" w:rsidR="00C50428" w:rsidRDefault="00C50428">
            <w:pPr>
              <w:rPr>
                <w:sz w:val="2"/>
                <w:szCs w:val="2"/>
              </w:rPr>
            </w:pPr>
          </w:p>
        </w:tc>
        <w:tc>
          <w:tcPr>
            <w:tcW w:w="977" w:type="dxa"/>
          </w:tcPr>
          <w:p w14:paraId="25C21CDD" w14:textId="77777777" w:rsidR="00C50428" w:rsidRDefault="00A23A38">
            <w:pPr>
              <w:pStyle w:val="TableParagraph"/>
              <w:spacing w:line="170" w:lineRule="exact"/>
              <w:ind w:left="138"/>
              <w:rPr>
                <w:b/>
                <w:sz w:val="18"/>
              </w:rPr>
            </w:pPr>
            <w:proofErr w:type="spellStart"/>
            <w:r>
              <w:rPr>
                <w:b/>
                <w:spacing w:val="-2"/>
                <w:sz w:val="18"/>
              </w:rPr>
              <w:t>PoseOFF</w:t>
            </w:r>
            <w:proofErr w:type="spellEnd"/>
          </w:p>
        </w:tc>
        <w:tc>
          <w:tcPr>
            <w:tcW w:w="848" w:type="dxa"/>
            <w:vMerge/>
            <w:tcBorders>
              <w:top w:val="nil"/>
              <w:right w:val="nil"/>
            </w:tcBorders>
          </w:tcPr>
          <w:p w14:paraId="25C21CDE" w14:textId="77777777" w:rsidR="00C50428" w:rsidRDefault="00C50428">
            <w:pPr>
              <w:rPr>
                <w:sz w:val="2"/>
                <w:szCs w:val="2"/>
              </w:rPr>
            </w:pPr>
          </w:p>
        </w:tc>
        <w:tc>
          <w:tcPr>
            <w:tcW w:w="857" w:type="dxa"/>
            <w:vMerge/>
            <w:tcBorders>
              <w:top w:val="nil"/>
              <w:left w:val="nil"/>
            </w:tcBorders>
          </w:tcPr>
          <w:p w14:paraId="25C21CDF" w14:textId="77777777" w:rsidR="00C50428" w:rsidRDefault="00C50428">
            <w:pPr>
              <w:rPr>
                <w:sz w:val="2"/>
                <w:szCs w:val="2"/>
              </w:rPr>
            </w:pPr>
          </w:p>
        </w:tc>
        <w:tc>
          <w:tcPr>
            <w:tcW w:w="848" w:type="dxa"/>
            <w:vMerge/>
            <w:tcBorders>
              <w:top w:val="nil"/>
              <w:right w:val="nil"/>
            </w:tcBorders>
          </w:tcPr>
          <w:p w14:paraId="25C21CE0" w14:textId="77777777" w:rsidR="00C50428" w:rsidRDefault="00C50428">
            <w:pPr>
              <w:rPr>
                <w:sz w:val="2"/>
                <w:szCs w:val="2"/>
              </w:rPr>
            </w:pPr>
          </w:p>
        </w:tc>
        <w:tc>
          <w:tcPr>
            <w:tcW w:w="857" w:type="dxa"/>
            <w:vMerge/>
            <w:tcBorders>
              <w:top w:val="nil"/>
              <w:left w:val="nil"/>
            </w:tcBorders>
          </w:tcPr>
          <w:p w14:paraId="25C21CE1" w14:textId="77777777" w:rsidR="00C50428" w:rsidRDefault="00C50428">
            <w:pPr>
              <w:rPr>
                <w:sz w:val="2"/>
                <w:szCs w:val="2"/>
              </w:rPr>
            </w:pPr>
          </w:p>
        </w:tc>
        <w:tc>
          <w:tcPr>
            <w:tcW w:w="848" w:type="dxa"/>
            <w:vMerge/>
            <w:tcBorders>
              <w:top w:val="nil"/>
              <w:right w:val="nil"/>
            </w:tcBorders>
          </w:tcPr>
          <w:p w14:paraId="25C21CE2" w14:textId="77777777" w:rsidR="00C50428" w:rsidRDefault="00C50428">
            <w:pPr>
              <w:rPr>
                <w:sz w:val="2"/>
                <w:szCs w:val="2"/>
              </w:rPr>
            </w:pPr>
          </w:p>
        </w:tc>
        <w:tc>
          <w:tcPr>
            <w:tcW w:w="848" w:type="dxa"/>
            <w:vMerge/>
            <w:tcBorders>
              <w:top w:val="nil"/>
              <w:left w:val="nil"/>
              <w:right w:val="nil"/>
            </w:tcBorders>
          </w:tcPr>
          <w:p w14:paraId="25C21CE3" w14:textId="77777777" w:rsidR="00C50428" w:rsidRDefault="00C50428">
            <w:pPr>
              <w:rPr>
                <w:sz w:val="2"/>
                <w:szCs w:val="2"/>
              </w:rPr>
            </w:pPr>
          </w:p>
        </w:tc>
        <w:tc>
          <w:tcPr>
            <w:tcW w:w="857" w:type="dxa"/>
            <w:vMerge/>
            <w:tcBorders>
              <w:top w:val="nil"/>
              <w:left w:val="nil"/>
            </w:tcBorders>
          </w:tcPr>
          <w:p w14:paraId="25C21CE4" w14:textId="77777777" w:rsidR="00C50428" w:rsidRDefault="00C50428">
            <w:pPr>
              <w:rPr>
                <w:sz w:val="2"/>
                <w:szCs w:val="2"/>
              </w:rPr>
            </w:pPr>
          </w:p>
        </w:tc>
      </w:tr>
      <w:tr w:rsidR="00C50428" w14:paraId="25C21CF6" w14:textId="77777777">
        <w:trPr>
          <w:trHeight w:val="199"/>
        </w:trPr>
        <w:tc>
          <w:tcPr>
            <w:tcW w:w="1152" w:type="dxa"/>
            <w:vMerge w:val="restart"/>
          </w:tcPr>
          <w:p w14:paraId="25C21CE6" w14:textId="77777777" w:rsidR="00C50428" w:rsidRDefault="00A23A38">
            <w:pPr>
              <w:pStyle w:val="TableParagraph"/>
              <w:spacing w:before="72" w:line="240" w:lineRule="auto"/>
              <w:rPr>
                <w:sz w:val="18"/>
              </w:rPr>
            </w:pPr>
            <w:r>
              <w:rPr>
                <w:spacing w:val="-8"/>
                <w:sz w:val="18"/>
              </w:rPr>
              <w:t>ST-</w:t>
            </w:r>
            <w:r>
              <w:rPr>
                <w:spacing w:val="-2"/>
                <w:sz w:val="18"/>
              </w:rPr>
              <w:t>GCN++</w:t>
            </w:r>
          </w:p>
        </w:tc>
        <w:tc>
          <w:tcPr>
            <w:tcW w:w="977" w:type="dxa"/>
          </w:tcPr>
          <w:p w14:paraId="25C21CE7" w14:textId="77777777" w:rsidR="00C50428" w:rsidRDefault="00A23A38">
            <w:pPr>
              <w:pStyle w:val="TableParagraph"/>
              <w:spacing w:line="179" w:lineRule="exact"/>
              <w:ind w:left="138"/>
              <w:rPr>
                <w:sz w:val="18"/>
              </w:rPr>
            </w:pPr>
            <w:r>
              <w:rPr>
                <w:spacing w:val="-4"/>
                <w:sz w:val="18"/>
              </w:rPr>
              <w:t>Base</w:t>
            </w:r>
          </w:p>
        </w:tc>
        <w:tc>
          <w:tcPr>
            <w:tcW w:w="848" w:type="dxa"/>
            <w:vMerge w:val="restart"/>
            <w:tcBorders>
              <w:right w:val="nil"/>
            </w:tcBorders>
          </w:tcPr>
          <w:p w14:paraId="25C21CE8" w14:textId="77777777" w:rsidR="00C50428" w:rsidRDefault="00A23A38">
            <w:pPr>
              <w:pStyle w:val="TableParagraph"/>
              <w:ind w:left="138"/>
              <w:rPr>
                <w:sz w:val="18"/>
              </w:rPr>
            </w:pPr>
            <w:r>
              <w:rPr>
                <w:spacing w:val="-2"/>
                <w:sz w:val="18"/>
              </w:rPr>
              <w:t>84.78%</w:t>
            </w:r>
          </w:p>
          <w:p w14:paraId="25C21CE9" w14:textId="77777777" w:rsidR="00C50428" w:rsidRDefault="00A23A38">
            <w:pPr>
              <w:pStyle w:val="TableParagraph"/>
              <w:spacing w:line="204" w:lineRule="exact"/>
              <w:ind w:left="138"/>
              <w:rPr>
                <w:b/>
                <w:sz w:val="18"/>
              </w:rPr>
            </w:pPr>
            <w:r>
              <w:rPr>
                <w:b/>
                <w:spacing w:val="-2"/>
                <w:sz w:val="18"/>
              </w:rPr>
              <w:t>88.88%</w:t>
            </w:r>
          </w:p>
        </w:tc>
        <w:tc>
          <w:tcPr>
            <w:tcW w:w="857" w:type="dxa"/>
            <w:vMerge w:val="restart"/>
            <w:tcBorders>
              <w:left w:val="nil"/>
            </w:tcBorders>
          </w:tcPr>
          <w:p w14:paraId="25C21CEA" w14:textId="77777777" w:rsidR="00C50428" w:rsidRDefault="00A23A38">
            <w:pPr>
              <w:pStyle w:val="TableParagraph"/>
              <w:ind w:left="143"/>
              <w:rPr>
                <w:sz w:val="18"/>
              </w:rPr>
            </w:pPr>
            <w:r>
              <w:rPr>
                <w:spacing w:val="-2"/>
                <w:sz w:val="18"/>
              </w:rPr>
              <w:t>90.85%</w:t>
            </w:r>
          </w:p>
          <w:p w14:paraId="25C21CEB" w14:textId="77777777" w:rsidR="00C50428" w:rsidRDefault="00A23A38">
            <w:pPr>
              <w:pStyle w:val="TableParagraph"/>
              <w:spacing w:line="204" w:lineRule="exact"/>
              <w:ind w:left="143"/>
              <w:rPr>
                <w:b/>
                <w:sz w:val="18"/>
              </w:rPr>
            </w:pPr>
            <w:r>
              <w:rPr>
                <w:b/>
                <w:spacing w:val="-2"/>
                <w:sz w:val="18"/>
              </w:rPr>
              <w:t>93.70%</w:t>
            </w:r>
          </w:p>
        </w:tc>
        <w:tc>
          <w:tcPr>
            <w:tcW w:w="848" w:type="dxa"/>
            <w:vMerge w:val="restart"/>
            <w:tcBorders>
              <w:right w:val="nil"/>
            </w:tcBorders>
          </w:tcPr>
          <w:p w14:paraId="25C21CEC" w14:textId="77777777" w:rsidR="00C50428" w:rsidRDefault="00A23A38">
            <w:pPr>
              <w:pStyle w:val="TableParagraph"/>
              <w:rPr>
                <w:sz w:val="18"/>
              </w:rPr>
            </w:pPr>
            <w:r>
              <w:rPr>
                <w:spacing w:val="-2"/>
                <w:sz w:val="18"/>
              </w:rPr>
              <w:t>76.54%</w:t>
            </w:r>
          </w:p>
          <w:p w14:paraId="25C21CED" w14:textId="77777777" w:rsidR="00C50428" w:rsidRDefault="00A23A38">
            <w:pPr>
              <w:pStyle w:val="TableParagraph"/>
              <w:spacing w:line="204" w:lineRule="exact"/>
              <w:rPr>
                <w:b/>
                <w:sz w:val="18"/>
              </w:rPr>
            </w:pPr>
            <w:r>
              <w:rPr>
                <w:b/>
                <w:spacing w:val="-2"/>
                <w:sz w:val="18"/>
              </w:rPr>
              <w:t>82.36%</w:t>
            </w:r>
          </w:p>
        </w:tc>
        <w:tc>
          <w:tcPr>
            <w:tcW w:w="857" w:type="dxa"/>
            <w:vMerge w:val="restart"/>
            <w:tcBorders>
              <w:left w:val="nil"/>
            </w:tcBorders>
          </w:tcPr>
          <w:p w14:paraId="25C21CEE" w14:textId="77777777" w:rsidR="00C50428" w:rsidRDefault="00A23A38">
            <w:pPr>
              <w:pStyle w:val="TableParagraph"/>
              <w:ind w:left="142"/>
              <w:rPr>
                <w:sz w:val="18"/>
              </w:rPr>
            </w:pPr>
            <w:r>
              <w:rPr>
                <w:spacing w:val="-2"/>
                <w:sz w:val="18"/>
              </w:rPr>
              <w:t>76.40%</w:t>
            </w:r>
          </w:p>
          <w:p w14:paraId="25C21CEF" w14:textId="77777777" w:rsidR="00C50428" w:rsidRDefault="00A23A38">
            <w:pPr>
              <w:pStyle w:val="TableParagraph"/>
              <w:spacing w:line="204" w:lineRule="exact"/>
              <w:ind w:left="142"/>
              <w:rPr>
                <w:b/>
                <w:sz w:val="18"/>
              </w:rPr>
            </w:pPr>
            <w:r>
              <w:rPr>
                <w:b/>
                <w:spacing w:val="-2"/>
                <w:sz w:val="18"/>
              </w:rPr>
              <w:t>85.00%</w:t>
            </w:r>
          </w:p>
        </w:tc>
        <w:tc>
          <w:tcPr>
            <w:tcW w:w="848" w:type="dxa"/>
            <w:vMerge w:val="restart"/>
            <w:tcBorders>
              <w:right w:val="nil"/>
            </w:tcBorders>
          </w:tcPr>
          <w:p w14:paraId="25C21CF0" w14:textId="77777777" w:rsidR="00C50428" w:rsidRDefault="00A23A38">
            <w:pPr>
              <w:pStyle w:val="TableParagraph"/>
              <w:rPr>
                <w:sz w:val="18"/>
              </w:rPr>
            </w:pPr>
            <w:r>
              <w:rPr>
                <w:spacing w:val="-2"/>
                <w:sz w:val="18"/>
              </w:rPr>
              <w:t>47.37%</w:t>
            </w:r>
          </w:p>
          <w:p w14:paraId="25C21CF1" w14:textId="77777777" w:rsidR="00C50428" w:rsidRDefault="00A23A38">
            <w:pPr>
              <w:pStyle w:val="TableParagraph"/>
              <w:spacing w:line="204" w:lineRule="exact"/>
              <w:rPr>
                <w:b/>
                <w:sz w:val="18"/>
              </w:rPr>
            </w:pPr>
            <w:r>
              <w:rPr>
                <w:b/>
                <w:spacing w:val="-2"/>
                <w:sz w:val="18"/>
              </w:rPr>
              <w:t>58.27%</w:t>
            </w:r>
          </w:p>
        </w:tc>
        <w:tc>
          <w:tcPr>
            <w:tcW w:w="848" w:type="dxa"/>
            <w:vMerge w:val="restart"/>
            <w:tcBorders>
              <w:left w:val="nil"/>
              <w:right w:val="nil"/>
            </w:tcBorders>
          </w:tcPr>
          <w:p w14:paraId="25C21CF2" w14:textId="77777777" w:rsidR="00C50428" w:rsidRDefault="00A23A38">
            <w:pPr>
              <w:pStyle w:val="TableParagraph"/>
              <w:ind w:left="142"/>
              <w:rPr>
                <w:sz w:val="18"/>
              </w:rPr>
            </w:pPr>
            <w:r>
              <w:rPr>
                <w:spacing w:val="-2"/>
                <w:sz w:val="18"/>
              </w:rPr>
              <w:t>47.96%</w:t>
            </w:r>
          </w:p>
          <w:p w14:paraId="25C21CF3" w14:textId="77777777" w:rsidR="00C50428" w:rsidRDefault="00A23A38">
            <w:pPr>
              <w:pStyle w:val="TableParagraph"/>
              <w:spacing w:line="204" w:lineRule="exact"/>
              <w:ind w:left="142"/>
              <w:rPr>
                <w:b/>
                <w:sz w:val="18"/>
              </w:rPr>
            </w:pPr>
            <w:r>
              <w:rPr>
                <w:b/>
                <w:spacing w:val="-2"/>
                <w:sz w:val="18"/>
              </w:rPr>
              <w:t>60.13%</w:t>
            </w:r>
          </w:p>
        </w:tc>
        <w:tc>
          <w:tcPr>
            <w:tcW w:w="857" w:type="dxa"/>
            <w:vMerge w:val="restart"/>
            <w:tcBorders>
              <w:left w:val="nil"/>
            </w:tcBorders>
          </w:tcPr>
          <w:p w14:paraId="25C21CF4" w14:textId="77777777" w:rsidR="00C50428" w:rsidRDefault="00A23A38">
            <w:pPr>
              <w:pStyle w:val="TableParagraph"/>
              <w:ind w:left="142"/>
              <w:rPr>
                <w:sz w:val="18"/>
              </w:rPr>
            </w:pPr>
            <w:r>
              <w:rPr>
                <w:spacing w:val="-2"/>
                <w:sz w:val="18"/>
              </w:rPr>
              <w:t>46.86%</w:t>
            </w:r>
          </w:p>
          <w:p w14:paraId="25C21CF5" w14:textId="77777777" w:rsidR="00C50428" w:rsidRDefault="00A23A38">
            <w:pPr>
              <w:pStyle w:val="TableParagraph"/>
              <w:spacing w:line="204" w:lineRule="exact"/>
              <w:ind w:left="142"/>
              <w:rPr>
                <w:b/>
                <w:sz w:val="18"/>
              </w:rPr>
            </w:pPr>
            <w:r>
              <w:rPr>
                <w:b/>
                <w:spacing w:val="-2"/>
                <w:sz w:val="18"/>
              </w:rPr>
              <w:t>58.61%</w:t>
            </w:r>
          </w:p>
        </w:tc>
      </w:tr>
      <w:tr w:rsidR="00C50428" w14:paraId="25C21D00" w14:textId="77777777">
        <w:trPr>
          <w:trHeight w:val="190"/>
        </w:trPr>
        <w:tc>
          <w:tcPr>
            <w:tcW w:w="1152" w:type="dxa"/>
            <w:vMerge/>
            <w:tcBorders>
              <w:top w:val="nil"/>
            </w:tcBorders>
          </w:tcPr>
          <w:p w14:paraId="25C21CF7" w14:textId="77777777" w:rsidR="00C50428" w:rsidRDefault="00C50428">
            <w:pPr>
              <w:rPr>
                <w:sz w:val="2"/>
                <w:szCs w:val="2"/>
              </w:rPr>
            </w:pPr>
          </w:p>
        </w:tc>
        <w:tc>
          <w:tcPr>
            <w:tcW w:w="977" w:type="dxa"/>
          </w:tcPr>
          <w:p w14:paraId="25C21CF8" w14:textId="77777777" w:rsidR="00C50428" w:rsidRDefault="00A23A38">
            <w:pPr>
              <w:pStyle w:val="TableParagraph"/>
              <w:spacing w:line="170" w:lineRule="exact"/>
              <w:ind w:left="138"/>
              <w:rPr>
                <w:b/>
                <w:sz w:val="18"/>
              </w:rPr>
            </w:pPr>
            <w:proofErr w:type="spellStart"/>
            <w:r>
              <w:rPr>
                <w:b/>
                <w:spacing w:val="-2"/>
                <w:sz w:val="18"/>
              </w:rPr>
              <w:t>PoseOFF</w:t>
            </w:r>
            <w:proofErr w:type="spellEnd"/>
          </w:p>
        </w:tc>
        <w:tc>
          <w:tcPr>
            <w:tcW w:w="848" w:type="dxa"/>
            <w:vMerge/>
            <w:tcBorders>
              <w:top w:val="nil"/>
              <w:right w:val="nil"/>
            </w:tcBorders>
          </w:tcPr>
          <w:p w14:paraId="25C21CF9" w14:textId="77777777" w:rsidR="00C50428" w:rsidRDefault="00C50428">
            <w:pPr>
              <w:rPr>
                <w:sz w:val="2"/>
                <w:szCs w:val="2"/>
              </w:rPr>
            </w:pPr>
          </w:p>
        </w:tc>
        <w:tc>
          <w:tcPr>
            <w:tcW w:w="857" w:type="dxa"/>
            <w:vMerge/>
            <w:tcBorders>
              <w:top w:val="nil"/>
              <w:left w:val="nil"/>
            </w:tcBorders>
          </w:tcPr>
          <w:p w14:paraId="25C21CFA" w14:textId="77777777" w:rsidR="00C50428" w:rsidRDefault="00C50428">
            <w:pPr>
              <w:rPr>
                <w:sz w:val="2"/>
                <w:szCs w:val="2"/>
              </w:rPr>
            </w:pPr>
          </w:p>
        </w:tc>
        <w:tc>
          <w:tcPr>
            <w:tcW w:w="848" w:type="dxa"/>
            <w:vMerge/>
            <w:tcBorders>
              <w:top w:val="nil"/>
              <w:right w:val="nil"/>
            </w:tcBorders>
          </w:tcPr>
          <w:p w14:paraId="25C21CFB" w14:textId="77777777" w:rsidR="00C50428" w:rsidRDefault="00C50428">
            <w:pPr>
              <w:rPr>
                <w:sz w:val="2"/>
                <w:szCs w:val="2"/>
              </w:rPr>
            </w:pPr>
          </w:p>
        </w:tc>
        <w:tc>
          <w:tcPr>
            <w:tcW w:w="857" w:type="dxa"/>
            <w:vMerge/>
            <w:tcBorders>
              <w:top w:val="nil"/>
              <w:left w:val="nil"/>
            </w:tcBorders>
          </w:tcPr>
          <w:p w14:paraId="25C21CFC" w14:textId="77777777" w:rsidR="00C50428" w:rsidRDefault="00C50428">
            <w:pPr>
              <w:rPr>
                <w:sz w:val="2"/>
                <w:szCs w:val="2"/>
              </w:rPr>
            </w:pPr>
          </w:p>
        </w:tc>
        <w:tc>
          <w:tcPr>
            <w:tcW w:w="848" w:type="dxa"/>
            <w:vMerge/>
            <w:tcBorders>
              <w:top w:val="nil"/>
              <w:right w:val="nil"/>
            </w:tcBorders>
          </w:tcPr>
          <w:p w14:paraId="25C21CFD" w14:textId="77777777" w:rsidR="00C50428" w:rsidRDefault="00C50428">
            <w:pPr>
              <w:rPr>
                <w:sz w:val="2"/>
                <w:szCs w:val="2"/>
              </w:rPr>
            </w:pPr>
          </w:p>
        </w:tc>
        <w:tc>
          <w:tcPr>
            <w:tcW w:w="848" w:type="dxa"/>
            <w:vMerge/>
            <w:tcBorders>
              <w:top w:val="nil"/>
              <w:left w:val="nil"/>
              <w:right w:val="nil"/>
            </w:tcBorders>
          </w:tcPr>
          <w:p w14:paraId="25C21CFE" w14:textId="77777777" w:rsidR="00C50428" w:rsidRDefault="00C50428">
            <w:pPr>
              <w:rPr>
                <w:sz w:val="2"/>
                <w:szCs w:val="2"/>
              </w:rPr>
            </w:pPr>
          </w:p>
        </w:tc>
        <w:tc>
          <w:tcPr>
            <w:tcW w:w="857" w:type="dxa"/>
            <w:vMerge/>
            <w:tcBorders>
              <w:top w:val="nil"/>
              <w:left w:val="nil"/>
            </w:tcBorders>
          </w:tcPr>
          <w:p w14:paraId="25C21CFF" w14:textId="77777777" w:rsidR="00C50428" w:rsidRDefault="00C50428">
            <w:pPr>
              <w:rPr>
                <w:sz w:val="2"/>
                <w:szCs w:val="2"/>
              </w:rPr>
            </w:pPr>
          </w:p>
        </w:tc>
      </w:tr>
    </w:tbl>
    <w:p w14:paraId="25C21D01" w14:textId="77777777" w:rsidR="00C50428" w:rsidRDefault="00C50428">
      <w:pPr>
        <w:pStyle w:val="BodyText"/>
        <w:jc w:val="left"/>
        <w:rPr>
          <w:sz w:val="12"/>
        </w:rPr>
      </w:pPr>
    </w:p>
    <w:p w14:paraId="25C21D02" w14:textId="77777777" w:rsidR="00C50428" w:rsidRDefault="00C50428">
      <w:pPr>
        <w:pStyle w:val="BodyText"/>
        <w:jc w:val="left"/>
        <w:rPr>
          <w:sz w:val="12"/>
        </w:rPr>
      </w:pPr>
    </w:p>
    <w:p w14:paraId="25C21D03" w14:textId="77777777" w:rsidR="00C50428" w:rsidRDefault="00C50428">
      <w:pPr>
        <w:pStyle w:val="BodyText"/>
        <w:spacing w:before="14"/>
        <w:jc w:val="left"/>
        <w:rPr>
          <w:sz w:val="12"/>
        </w:rPr>
      </w:pPr>
    </w:p>
    <w:p w14:paraId="25C21D04" w14:textId="77777777" w:rsidR="00C50428" w:rsidRDefault="00A23A38">
      <w:pPr>
        <w:pStyle w:val="BodyText"/>
        <w:spacing w:line="247" w:lineRule="auto"/>
        <w:ind w:left="5519" w:right="257"/>
      </w:pPr>
      <w:r>
        <w:rPr>
          <w:noProof/>
        </w:rPr>
        <w:drawing>
          <wp:anchor distT="0" distB="0" distL="0" distR="0" simplePos="0" relativeHeight="15730688" behindDoc="0" locked="0" layoutInCell="1" allowOverlap="1" wp14:anchorId="25C21D70" wp14:editId="25C21D71">
            <wp:simplePos x="0" y="0"/>
            <wp:positionH relativeFrom="page">
              <wp:posOffset>781278</wp:posOffset>
            </wp:positionH>
            <wp:positionV relativeFrom="paragraph">
              <wp:posOffset>12474</wp:posOffset>
            </wp:positionV>
            <wp:extent cx="2869313" cy="1411356"/>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stretch>
                      <a:fillRect/>
                    </a:stretch>
                  </pic:blipFill>
                  <pic:spPr>
                    <a:xfrm>
                      <a:off x="0" y="0"/>
                      <a:ext cx="2869313" cy="1411356"/>
                    </a:xfrm>
                    <a:prstGeom prst="rect">
                      <a:avLst/>
                    </a:prstGeom>
                  </pic:spPr>
                </pic:pic>
              </a:graphicData>
            </a:graphic>
          </wp:anchor>
        </w:drawing>
      </w:r>
      <w:r>
        <w:rPr>
          <w:i/>
        </w:rPr>
        <w:t>skeleton joint stream only</w:t>
      </w:r>
      <w:r>
        <w:t xml:space="preserve">. Each model was trained on full observations of input sequences and tested using masking of test sequences at </w:t>
      </w:r>
      <w:r>
        <w:rPr>
          <w:rFonts w:ascii="Garamond" w:hAnsi="Garamond"/>
        </w:rPr>
        <w:t xml:space="preserve">10% </w:t>
      </w:r>
      <w:r>
        <w:t xml:space="preserve">observation ratios. [Maybe an explainer of what observation ratio </w:t>
      </w:r>
      <w:proofErr w:type="gramStart"/>
      <w:r>
        <w:t>means?..</w:t>
      </w:r>
      <w:proofErr w:type="gramEnd"/>
      <w:r>
        <w:t xml:space="preserve">] We used the temporal padding methods outlined in </w:t>
      </w:r>
      <w:hyperlink w:anchor="_bookmark6" w:history="1">
        <w:r>
          <w:t>[2],</w:t>
        </w:r>
      </w:hyperlink>
      <w:r>
        <w:t xml:space="preserve"> </w:t>
      </w:r>
      <w:hyperlink w:anchor="_bookmark12" w:history="1">
        <w:r>
          <w:t>[8],</w:t>
        </w:r>
      </w:hyperlink>
      <w:r>
        <w:t xml:space="preserve"> and </w:t>
      </w:r>
      <w:hyperlink w:anchor="_bookmark8" w:history="1">
        <w:r>
          <w:t>[4]</w:t>
        </w:r>
      </w:hyperlink>
      <w:r>
        <w:t xml:space="preserve"> to pad the partially observed sequences to the frame length for each model’s input.</w:t>
      </w:r>
    </w:p>
    <w:p w14:paraId="25C21D05" w14:textId="77777777" w:rsidR="00C50428" w:rsidRDefault="00C50428">
      <w:pPr>
        <w:pStyle w:val="BodyText"/>
        <w:spacing w:before="9"/>
        <w:jc w:val="left"/>
        <w:rPr>
          <w:sz w:val="9"/>
        </w:rPr>
      </w:pPr>
    </w:p>
    <w:p w14:paraId="25C21D06" w14:textId="77777777" w:rsidR="00C50428" w:rsidRDefault="00C50428">
      <w:pPr>
        <w:pStyle w:val="BodyText"/>
        <w:jc w:val="left"/>
        <w:rPr>
          <w:sz w:val="9"/>
        </w:rPr>
        <w:sectPr w:rsidR="00C50428">
          <w:pgSz w:w="12240" w:h="15840"/>
          <w:pgMar w:top="960" w:right="720" w:bottom="280" w:left="720" w:header="720" w:footer="720" w:gutter="0"/>
          <w:cols w:space="720"/>
        </w:sectPr>
      </w:pPr>
    </w:p>
    <w:p w14:paraId="25C21D07" w14:textId="77777777" w:rsidR="00C50428" w:rsidRDefault="00C50428">
      <w:pPr>
        <w:pStyle w:val="BodyText"/>
        <w:jc w:val="left"/>
        <w:rPr>
          <w:sz w:val="16"/>
        </w:rPr>
      </w:pPr>
    </w:p>
    <w:p w14:paraId="25C21D08" w14:textId="77777777" w:rsidR="00C50428" w:rsidRDefault="00C50428">
      <w:pPr>
        <w:pStyle w:val="BodyText"/>
        <w:jc w:val="left"/>
        <w:rPr>
          <w:sz w:val="16"/>
        </w:rPr>
      </w:pPr>
    </w:p>
    <w:p w14:paraId="25C21D09" w14:textId="77777777" w:rsidR="00C50428" w:rsidRDefault="00C50428">
      <w:pPr>
        <w:pStyle w:val="BodyText"/>
        <w:spacing w:before="112"/>
        <w:jc w:val="left"/>
        <w:rPr>
          <w:sz w:val="16"/>
        </w:rPr>
      </w:pPr>
    </w:p>
    <w:p w14:paraId="25C21D0A" w14:textId="77777777" w:rsidR="00C50428" w:rsidRDefault="00A23A38">
      <w:pPr>
        <w:spacing w:before="1" w:line="232" w:lineRule="auto"/>
        <w:ind w:left="259"/>
        <w:jc w:val="both"/>
        <w:rPr>
          <w:sz w:val="16"/>
        </w:rPr>
      </w:pPr>
      <w:commentRangeStart w:id="167"/>
      <w:commentRangeStart w:id="168"/>
      <w:r>
        <w:rPr>
          <w:sz w:val="16"/>
        </w:rPr>
        <w:t>Fig.</w:t>
      </w:r>
      <w:r>
        <w:rPr>
          <w:spacing w:val="-4"/>
          <w:sz w:val="16"/>
        </w:rPr>
        <w:t xml:space="preserve"> </w:t>
      </w:r>
      <w:r>
        <w:rPr>
          <w:sz w:val="16"/>
        </w:rPr>
        <w:t>2.</w:t>
      </w:r>
      <w:r>
        <w:rPr>
          <w:spacing w:val="32"/>
          <w:sz w:val="16"/>
        </w:rPr>
        <w:t xml:space="preserve"> </w:t>
      </w:r>
      <w:bookmarkStart w:id="169" w:name="_bookmark2"/>
      <w:bookmarkEnd w:id="169"/>
      <w:r>
        <w:rPr>
          <w:sz w:val="16"/>
        </w:rPr>
        <w:t>Example</w:t>
      </w:r>
      <w:r>
        <w:rPr>
          <w:spacing w:val="-4"/>
          <w:sz w:val="16"/>
        </w:rPr>
        <w:t xml:space="preserve"> </w:t>
      </w:r>
      <w:r>
        <w:rPr>
          <w:sz w:val="16"/>
        </w:rPr>
        <w:t>of</w:t>
      </w:r>
      <w:r>
        <w:rPr>
          <w:spacing w:val="-4"/>
          <w:sz w:val="16"/>
        </w:rPr>
        <w:t xml:space="preserve"> </w:t>
      </w:r>
      <w:r>
        <w:rPr>
          <w:sz w:val="16"/>
        </w:rPr>
        <w:t>a</w:t>
      </w:r>
      <w:r>
        <w:rPr>
          <w:spacing w:val="-4"/>
          <w:sz w:val="16"/>
        </w:rPr>
        <w:t xml:space="preserve"> </w:t>
      </w:r>
      <w:r>
        <w:rPr>
          <w:rFonts w:ascii="Georgia" w:hAnsi="Georgia"/>
          <w:sz w:val="16"/>
        </w:rPr>
        <w:t>5</w:t>
      </w:r>
      <w:r>
        <w:rPr>
          <w:rFonts w:ascii="Verdana" w:hAnsi="Verdana"/>
          <w:i/>
          <w:sz w:val="16"/>
        </w:rPr>
        <w:t>×</w:t>
      </w:r>
      <w:r>
        <w:rPr>
          <w:rFonts w:ascii="Georgia" w:hAnsi="Georgia"/>
          <w:sz w:val="16"/>
        </w:rPr>
        <w:t>5</w:t>
      </w:r>
      <w:r>
        <w:rPr>
          <w:rFonts w:ascii="Georgia" w:hAnsi="Georgia"/>
          <w:spacing w:val="-3"/>
          <w:sz w:val="16"/>
        </w:rPr>
        <w:t xml:space="preserve"> </w:t>
      </w:r>
      <w:r>
        <w:rPr>
          <w:sz w:val="16"/>
        </w:rPr>
        <w:t>window</w:t>
      </w:r>
      <w:r>
        <w:rPr>
          <w:spacing w:val="-4"/>
          <w:sz w:val="16"/>
        </w:rPr>
        <w:t xml:space="preserve"> </w:t>
      </w:r>
      <w:r>
        <w:rPr>
          <w:sz w:val="16"/>
        </w:rPr>
        <w:t>of</w:t>
      </w:r>
      <w:r>
        <w:rPr>
          <w:spacing w:val="-4"/>
          <w:sz w:val="16"/>
        </w:rPr>
        <w:t xml:space="preserve"> </w:t>
      </w:r>
      <w:r>
        <w:rPr>
          <w:sz w:val="16"/>
        </w:rPr>
        <w:t>flow</w:t>
      </w:r>
      <w:r>
        <w:rPr>
          <w:spacing w:val="-4"/>
          <w:sz w:val="16"/>
        </w:rPr>
        <w:t xml:space="preserve"> </w:t>
      </w:r>
      <w:r>
        <w:rPr>
          <w:sz w:val="16"/>
        </w:rPr>
        <w:t>field</w:t>
      </w:r>
      <w:r>
        <w:rPr>
          <w:spacing w:val="-4"/>
          <w:sz w:val="16"/>
        </w:rPr>
        <w:t xml:space="preserve"> </w:t>
      </w:r>
      <w:r>
        <w:rPr>
          <w:sz w:val="16"/>
        </w:rPr>
        <w:t>sampling</w:t>
      </w:r>
      <w:r>
        <w:rPr>
          <w:spacing w:val="-4"/>
          <w:sz w:val="16"/>
        </w:rPr>
        <w:t xml:space="preserve"> </w:t>
      </w:r>
      <w:r>
        <w:rPr>
          <w:sz w:val="16"/>
        </w:rPr>
        <w:t>with</w:t>
      </w:r>
      <w:r>
        <w:rPr>
          <w:spacing w:val="-4"/>
          <w:sz w:val="16"/>
        </w:rPr>
        <w:t xml:space="preserve"> </w:t>
      </w:r>
      <w:r>
        <w:rPr>
          <w:sz w:val="16"/>
        </w:rPr>
        <w:t>dilation</w:t>
      </w:r>
      <w:r>
        <w:rPr>
          <w:spacing w:val="-4"/>
          <w:sz w:val="16"/>
        </w:rPr>
        <w:t xml:space="preserve"> </w:t>
      </w:r>
      <w:r>
        <w:rPr>
          <w:sz w:val="16"/>
        </w:rPr>
        <w:t>1</w:t>
      </w:r>
      <w:r>
        <w:rPr>
          <w:spacing w:val="-4"/>
          <w:sz w:val="16"/>
        </w:rPr>
        <w:t xml:space="preserve"> </w:t>
      </w:r>
      <w:r>
        <w:rPr>
          <w:sz w:val="16"/>
        </w:rPr>
        <w:t>(left)</w:t>
      </w:r>
      <w:r>
        <w:rPr>
          <w:spacing w:val="40"/>
          <w:sz w:val="16"/>
        </w:rPr>
        <w:t xml:space="preserve"> </w:t>
      </w:r>
      <w:r>
        <w:rPr>
          <w:sz w:val="16"/>
        </w:rPr>
        <w:t>and</w:t>
      </w:r>
      <w:r>
        <w:rPr>
          <w:spacing w:val="-2"/>
          <w:sz w:val="16"/>
        </w:rPr>
        <w:t xml:space="preserve"> </w:t>
      </w:r>
      <w:r>
        <w:rPr>
          <w:sz w:val="16"/>
        </w:rPr>
        <w:t>dilation</w:t>
      </w:r>
      <w:r>
        <w:rPr>
          <w:spacing w:val="-2"/>
          <w:sz w:val="16"/>
        </w:rPr>
        <w:t xml:space="preserve"> </w:t>
      </w:r>
      <w:r>
        <w:rPr>
          <w:sz w:val="16"/>
        </w:rPr>
        <w:t>3</w:t>
      </w:r>
      <w:r>
        <w:rPr>
          <w:spacing w:val="-2"/>
          <w:sz w:val="16"/>
        </w:rPr>
        <w:t xml:space="preserve"> </w:t>
      </w:r>
      <w:r>
        <w:rPr>
          <w:sz w:val="16"/>
        </w:rPr>
        <w:t>(right).</w:t>
      </w:r>
      <w:r>
        <w:rPr>
          <w:spacing w:val="-2"/>
          <w:sz w:val="16"/>
        </w:rPr>
        <w:t xml:space="preserve"> </w:t>
      </w:r>
      <w:r>
        <w:rPr>
          <w:sz w:val="16"/>
        </w:rPr>
        <w:t>The</w:t>
      </w:r>
      <w:r>
        <w:rPr>
          <w:spacing w:val="-2"/>
          <w:sz w:val="16"/>
        </w:rPr>
        <w:t xml:space="preserve"> </w:t>
      </w:r>
      <w:r>
        <w:rPr>
          <w:sz w:val="16"/>
        </w:rPr>
        <w:t>grid</w:t>
      </w:r>
      <w:r>
        <w:rPr>
          <w:spacing w:val="-2"/>
          <w:sz w:val="16"/>
        </w:rPr>
        <w:t xml:space="preserve"> </w:t>
      </w:r>
      <w:r>
        <w:rPr>
          <w:sz w:val="16"/>
        </w:rPr>
        <w:t>represents</w:t>
      </w:r>
      <w:r>
        <w:rPr>
          <w:spacing w:val="-2"/>
          <w:sz w:val="16"/>
        </w:rPr>
        <w:t xml:space="preserve"> </w:t>
      </w:r>
      <w:r>
        <w:rPr>
          <w:sz w:val="16"/>
        </w:rPr>
        <w:t>the</w:t>
      </w:r>
      <w:r>
        <w:rPr>
          <w:spacing w:val="-2"/>
          <w:sz w:val="16"/>
        </w:rPr>
        <w:t xml:space="preserve"> </w:t>
      </w:r>
      <w:r>
        <w:rPr>
          <w:sz w:val="16"/>
        </w:rPr>
        <w:t>vector</w:t>
      </w:r>
      <w:r>
        <w:rPr>
          <w:spacing w:val="-2"/>
          <w:sz w:val="16"/>
        </w:rPr>
        <w:t xml:space="preserve"> </w:t>
      </w:r>
      <w:r>
        <w:rPr>
          <w:sz w:val="16"/>
        </w:rPr>
        <w:t>field</w:t>
      </w:r>
      <w:r>
        <w:rPr>
          <w:spacing w:val="-2"/>
          <w:sz w:val="16"/>
        </w:rPr>
        <w:t xml:space="preserve"> </w:t>
      </w:r>
      <w:r>
        <w:rPr>
          <w:sz w:val="16"/>
        </w:rPr>
        <w:t>of</w:t>
      </w:r>
      <w:r>
        <w:rPr>
          <w:spacing w:val="-2"/>
          <w:sz w:val="16"/>
        </w:rPr>
        <w:t xml:space="preserve"> </w:t>
      </w:r>
      <w:r>
        <w:rPr>
          <w:sz w:val="16"/>
        </w:rPr>
        <w:t>optical</w:t>
      </w:r>
      <w:r>
        <w:rPr>
          <w:spacing w:val="-2"/>
          <w:sz w:val="16"/>
        </w:rPr>
        <w:t xml:space="preserve"> </w:t>
      </w:r>
      <w:r>
        <w:rPr>
          <w:sz w:val="16"/>
        </w:rPr>
        <w:t>flow,</w:t>
      </w:r>
      <w:r>
        <w:rPr>
          <w:spacing w:val="-2"/>
          <w:sz w:val="16"/>
        </w:rPr>
        <w:t xml:space="preserve"> </w:t>
      </w:r>
      <w:r>
        <w:rPr>
          <w:sz w:val="16"/>
        </w:rPr>
        <w:t>with</w:t>
      </w:r>
      <w:r>
        <w:rPr>
          <w:spacing w:val="40"/>
          <w:sz w:val="16"/>
        </w:rPr>
        <w:t xml:space="preserve"> </w:t>
      </w:r>
      <w:r>
        <w:rPr>
          <w:sz w:val="16"/>
        </w:rPr>
        <w:t>orange cells representing vectors sampled to embed as additional learnable</w:t>
      </w:r>
      <w:r>
        <w:rPr>
          <w:spacing w:val="40"/>
          <w:sz w:val="16"/>
        </w:rPr>
        <w:t xml:space="preserve"> </w:t>
      </w:r>
      <w:r>
        <w:rPr>
          <w:sz w:val="16"/>
        </w:rPr>
        <w:t xml:space="preserve">features. The blue cell in the </w:t>
      </w:r>
      <w:proofErr w:type="spellStart"/>
      <w:r>
        <w:rPr>
          <w:sz w:val="16"/>
        </w:rPr>
        <w:t>centre</w:t>
      </w:r>
      <w:proofErr w:type="spellEnd"/>
      <w:r>
        <w:rPr>
          <w:sz w:val="16"/>
        </w:rPr>
        <w:t xml:space="preserve"> is the optical flow vector aligning with</w:t>
      </w:r>
      <w:r>
        <w:rPr>
          <w:spacing w:val="80"/>
          <w:sz w:val="16"/>
        </w:rPr>
        <w:t xml:space="preserve"> </w:t>
      </w:r>
      <w:r>
        <w:rPr>
          <w:sz w:val="16"/>
        </w:rPr>
        <w:t xml:space="preserve">the pixel coordinates of the human pose </w:t>
      </w:r>
      <w:proofErr w:type="spellStart"/>
      <w:r>
        <w:rPr>
          <w:sz w:val="16"/>
        </w:rPr>
        <w:t>keypoint</w:t>
      </w:r>
      <w:proofErr w:type="spellEnd"/>
      <w:r>
        <w:rPr>
          <w:sz w:val="16"/>
        </w:rPr>
        <w:t xml:space="preserve"> around which the optical</w:t>
      </w:r>
      <w:r>
        <w:rPr>
          <w:spacing w:val="40"/>
          <w:sz w:val="16"/>
        </w:rPr>
        <w:t xml:space="preserve"> </w:t>
      </w:r>
      <w:r>
        <w:rPr>
          <w:sz w:val="16"/>
        </w:rPr>
        <w:t>flow window is being sampled.</w:t>
      </w:r>
      <w:commentRangeEnd w:id="167"/>
      <w:r w:rsidR="00AA581E">
        <w:rPr>
          <w:rStyle w:val="CommentReference"/>
        </w:rPr>
        <w:commentReference w:id="167"/>
      </w:r>
      <w:commentRangeEnd w:id="168"/>
      <w:r w:rsidR="00AA581E">
        <w:rPr>
          <w:rStyle w:val="CommentReference"/>
        </w:rPr>
        <w:commentReference w:id="168"/>
      </w:r>
    </w:p>
    <w:p w14:paraId="25C21D0B" w14:textId="77777777" w:rsidR="00C50428" w:rsidRDefault="00C50428">
      <w:pPr>
        <w:pStyle w:val="BodyText"/>
        <w:jc w:val="left"/>
        <w:rPr>
          <w:sz w:val="16"/>
        </w:rPr>
      </w:pPr>
    </w:p>
    <w:p w14:paraId="25C21D0C" w14:textId="77777777" w:rsidR="00C50428" w:rsidRDefault="00C50428">
      <w:pPr>
        <w:pStyle w:val="BodyText"/>
        <w:spacing w:before="39"/>
        <w:jc w:val="left"/>
        <w:rPr>
          <w:sz w:val="16"/>
        </w:rPr>
      </w:pPr>
    </w:p>
    <w:p w14:paraId="25C21D0D" w14:textId="77777777" w:rsidR="00C50428" w:rsidRDefault="00A23A38">
      <w:pPr>
        <w:pStyle w:val="BodyText"/>
        <w:spacing w:line="249" w:lineRule="auto"/>
        <w:ind w:left="259"/>
      </w:pPr>
      <w:r>
        <w:t xml:space="preserve">training a neural network to learn from the entire flow field. [Comparison of data size </w:t>
      </w:r>
      <w:proofErr w:type="gramStart"/>
      <w:r>
        <w:t>comparisons -¿</w:t>
      </w:r>
      <w:proofErr w:type="gramEnd"/>
      <w:r>
        <w:t xml:space="preserve"> skeletons </w:t>
      </w:r>
      <w:proofErr w:type="gramStart"/>
      <w:r>
        <w:t>alone -¿</w:t>
      </w:r>
      <w:proofErr w:type="gramEnd"/>
      <w:r>
        <w:t xml:space="preserve"> </w:t>
      </w:r>
      <w:proofErr w:type="spellStart"/>
      <w:proofErr w:type="gramStart"/>
      <w:r>
        <w:t>PoseOFF</w:t>
      </w:r>
      <w:proofErr w:type="spellEnd"/>
      <w:r>
        <w:t xml:space="preserve"> -¿</w:t>
      </w:r>
      <w:proofErr w:type="gramEnd"/>
      <w:r>
        <w:t xml:space="preserve"> skeletons + full flow field]</w:t>
      </w:r>
    </w:p>
    <w:p w14:paraId="25C21D0E" w14:textId="77777777" w:rsidR="00C50428" w:rsidRDefault="00A23A38">
      <w:pPr>
        <w:pStyle w:val="BodyText"/>
        <w:spacing w:line="249" w:lineRule="auto"/>
        <w:ind w:left="259" w:firstLine="199"/>
      </w:pPr>
      <w:r>
        <w:t>Optical</w:t>
      </w:r>
      <w:r>
        <w:rPr>
          <w:spacing w:val="-8"/>
        </w:rPr>
        <w:t xml:space="preserve"> </w:t>
      </w:r>
      <w:r>
        <w:t>flow</w:t>
      </w:r>
      <w:r>
        <w:rPr>
          <w:spacing w:val="-8"/>
        </w:rPr>
        <w:t xml:space="preserve"> </w:t>
      </w:r>
      <w:r>
        <w:t>provides</w:t>
      </w:r>
      <w:r>
        <w:rPr>
          <w:spacing w:val="-8"/>
        </w:rPr>
        <w:t xml:space="preserve"> </w:t>
      </w:r>
      <w:r>
        <w:t>richer</w:t>
      </w:r>
      <w:r>
        <w:rPr>
          <w:spacing w:val="-8"/>
        </w:rPr>
        <w:t xml:space="preserve"> </w:t>
      </w:r>
      <w:r>
        <w:t>information</w:t>
      </w:r>
      <w:r>
        <w:rPr>
          <w:spacing w:val="-8"/>
        </w:rPr>
        <w:t xml:space="preserve"> </w:t>
      </w:r>
      <w:r>
        <w:t>than</w:t>
      </w:r>
      <w:r>
        <w:rPr>
          <w:spacing w:val="-8"/>
        </w:rPr>
        <w:t xml:space="preserve"> </w:t>
      </w:r>
      <w:r>
        <w:t>joint</w:t>
      </w:r>
      <w:r>
        <w:rPr>
          <w:spacing w:val="-8"/>
        </w:rPr>
        <w:t xml:space="preserve"> </w:t>
      </w:r>
      <w:r>
        <w:t>displace-</w:t>
      </w:r>
      <w:proofErr w:type="spellStart"/>
      <w:r>
        <w:t>ment</w:t>
      </w:r>
      <w:proofErr w:type="spellEnd"/>
      <w:r>
        <w:t xml:space="preserve"> vectors alone. Windows of optical flow can contain nuanced information about the rotation or deformation of surfaces surrounding </w:t>
      </w:r>
      <w:proofErr w:type="spellStart"/>
      <w:r>
        <w:t>keypoints</w:t>
      </w:r>
      <w:proofErr w:type="spellEnd"/>
      <w:r>
        <w:t xml:space="preserve">, where displacement vectors only indicate joint positional translation </w:t>
      </w:r>
      <w:hyperlink w:anchor="_bookmark3" w:history="1">
        <w:r>
          <w:t>[1].</w:t>
        </w:r>
      </w:hyperlink>
    </w:p>
    <w:p w14:paraId="25C21D0F" w14:textId="77777777" w:rsidR="00C50428" w:rsidRDefault="00A23A38">
      <w:pPr>
        <w:pStyle w:val="ListParagraph"/>
        <w:numPr>
          <w:ilvl w:val="0"/>
          <w:numId w:val="3"/>
        </w:numPr>
        <w:tabs>
          <w:tab w:val="left" w:pos="529"/>
        </w:tabs>
        <w:spacing w:before="120"/>
        <w:ind w:left="529" w:hanging="270"/>
        <w:jc w:val="both"/>
        <w:rPr>
          <w:i/>
          <w:sz w:val="20"/>
        </w:rPr>
      </w:pPr>
      <w:bookmarkStart w:id="170" w:name="Skeleton-based_Action_Recognition_Models"/>
      <w:bookmarkEnd w:id="170"/>
      <w:r>
        <w:rPr>
          <w:i/>
          <w:sz w:val="20"/>
        </w:rPr>
        <w:t>Skeleton-based</w:t>
      </w:r>
      <w:r>
        <w:rPr>
          <w:i/>
          <w:spacing w:val="8"/>
          <w:sz w:val="20"/>
        </w:rPr>
        <w:t xml:space="preserve"> </w:t>
      </w:r>
      <w:r>
        <w:rPr>
          <w:i/>
          <w:sz w:val="20"/>
        </w:rPr>
        <w:t>Action</w:t>
      </w:r>
      <w:r>
        <w:rPr>
          <w:i/>
          <w:spacing w:val="9"/>
          <w:sz w:val="20"/>
        </w:rPr>
        <w:t xml:space="preserve"> </w:t>
      </w:r>
      <w:r>
        <w:rPr>
          <w:i/>
          <w:sz w:val="20"/>
        </w:rPr>
        <w:t>Recognition</w:t>
      </w:r>
      <w:r>
        <w:rPr>
          <w:i/>
          <w:spacing w:val="9"/>
          <w:sz w:val="20"/>
        </w:rPr>
        <w:t xml:space="preserve"> </w:t>
      </w:r>
      <w:r>
        <w:rPr>
          <w:i/>
          <w:spacing w:val="-2"/>
          <w:sz w:val="20"/>
        </w:rPr>
        <w:t>Models</w:t>
      </w:r>
    </w:p>
    <w:p w14:paraId="25C21D10" w14:textId="05FCAE1F" w:rsidR="00C50428" w:rsidRDefault="00A23A38">
      <w:pPr>
        <w:pStyle w:val="BodyText"/>
        <w:spacing w:before="70" w:line="249" w:lineRule="auto"/>
        <w:ind w:left="259" w:firstLine="199"/>
      </w:pPr>
      <w:del w:id="171" w:author="Christopher McCarthy" w:date="2025-12-08T10:48:00Z" w16du:dateUtc="2025-12-07T23:48:00Z">
        <w:r w:rsidDel="007B5EE4">
          <w:delText>We make a simple</w:delText>
        </w:r>
      </w:del>
      <w:ins w:id="172" w:author="Christopher McCarthy" w:date="2025-12-08T10:48:00Z" w16du:dateUtc="2025-12-07T23:48:00Z">
        <w:r w:rsidR="007B5EE4">
          <w:t xml:space="preserve">To demonstrate the applicability and effectiveness of </w:t>
        </w:r>
        <w:proofErr w:type="spellStart"/>
        <w:r w:rsidR="007B5EE4">
          <w:t>PoseOFF</w:t>
        </w:r>
        <w:proofErr w:type="spellEnd"/>
        <w:r w:rsidR="007B5EE4">
          <w:t>, we</w:t>
        </w:r>
      </w:ins>
      <w:r>
        <w:t xml:space="preserve"> modif</w:t>
      </w:r>
      <w:ins w:id="173" w:author="Christopher McCarthy" w:date="2025-12-08T10:48:00Z" w16du:dateUtc="2025-12-07T23:48:00Z">
        <w:r w:rsidR="007B5EE4">
          <w:t>y</w:t>
        </w:r>
      </w:ins>
      <w:del w:id="174" w:author="Christopher McCarthy" w:date="2025-12-08T10:48:00Z" w16du:dateUtc="2025-12-07T23:48:00Z">
        <w:r w:rsidDel="007B5EE4">
          <w:delText>ication to</w:delText>
        </w:r>
      </w:del>
      <w:r>
        <w:t xml:space="preserve"> three state-of-the-art skeleton-</w:t>
      </w:r>
      <w:proofErr w:type="spellStart"/>
      <w:r>
        <w:t>keypoint</w:t>
      </w:r>
      <w:proofErr w:type="spellEnd"/>
      <w:r>
        <w:t xml:space="preserve"> action recognition models to incorporate learnable early visual motion cues. </w:t>
      </w:r>
      <w:commentRangeStart w:id="175"/>
      <w:r>
        <w:t>The embedding layer of each model was modified to include a simple CNN designed</w:t>
      </w:r>
      <w:r>
        <w:rPr>
          <w:spacing w:val="40"/>
        </w:rPr>
        <w:t xml:space="preserve"> </w:t>
      </w:r>
      <w:r>
        <w:t>to learn the features present in the windows of optical. The CNN consisted of two convolutional layers separated by acti</w:t>
      </w:r>
      <w:del w:id="176" w:author="Christopher McCarthy" w:date="2025-12-08T10:50:00Z" w16du:dateUtc="2025-12-07T23:50:00Z">
        <w:r w:rsidDel="00894689">
          <w:delText>-</w:delText>
        </w:r>
      </w:del>
      <w:r>
        <w:t xml:space="preserve">vation layers, pooling and a linear layer. The output of these layers was concatenated with the original skeleton </w:t>
      </w:r>
      <w:proofErr w:type="spellStart"/>
      <w:r>
        <w:t>keypoints</w:t>
      </w:r>
      <w:proofErr w:type="spellEnd"/>
      <w:r>
        <w:t xml:space="preserve"> </w:t>
      </w:r>
      <w:proofErr w:type="gramStart"/>
      <w:r>
        <w:t>coordinates</w:t>
      </w:r>
      <w:proofErr w:type="gramEnd"/>
      <w:r>
        <w:t xml:space="preserve"> as additional channels in the skeleton graph.</w:t>
      </w:r>
      <w:commentRangeEnd w:id="175"/>
      <w:r w:rsidR="002F0265">
        <w:rPr>
          <w:rStyle w:val="CommentReference"/>
        </w:rPr>
        <w:commentReference w:id="175"/>
      </w:r>
    </w:p>
    <w:p w14:paraId="25C21D11" w14:textId="77777777" w:rsidR="00C50428" w:rsidRDefault="00A23A38">
      <w:pPr>
        <w:pStyle w:val="BodyText"/>
        <w:spacing w:line="249" w:lineRule="auto"/>
        <w:ind w:left="259" w:firstLine="199"/>
      </w:pPr>
      <w:r>
        <w:t>The models tested using this methodology were In-</w:t>
      </w:r>
      <w:proofErr w:type="spellStart"/>
      <w:r>
        <w:t>foGCN</w:t>
      </w:r>
      <w:proofErr w:type="spellEnd"/>
      <w:r>
        <w:t>++</w:t>
      </w:r>
      <w:r>
        <w:rPr>
          <w:spacing w:val="7"/>
        </w:rPr>
        <w:t xml:space="preserve"> </w:t>
      </w:r>
      <w:hyperlink w:anchor="_bookmark6" w:history="1">
        <w:r>
          <w:t>[2],</w:t>
        </w:r>
      </w:hyperlink>
      <w:r>
        <w:rPr>
          <w:spacing w:val="8"/>
        </w:rPr>
        <w:t xml:space="preserve"> </w:t>
      </w:r>
      <w:r>
        <w:t>MS-G3D</w:t>
      </w:r>
      <w:r>
        <w:rPr>
          <w:spacing w:val="8"/>
        </w:rPr>
        <w:t xml:space="preserve"> </w:t>
      </w:r>
      <w:hyperlink w:anchor="_bookmark12" w:history="1">
        <w:r>
          <w:t>[8],</w:t>
        </w:r>
      </w:hyperlink>
      <w:r>
        <w:rPr>
          <w:spacing w:val="7"/>
        </w:rPr>
        <w:t xml:space="preserve"> </w:t>
      </w:r>
      <w:r>
        <w:t>and</w:t>
      </w:r>
      <w:r>
        <w:rPr>
          <w:spacing w:val="8"/>
        </w:rPr>
        <w:t xml:space="preserve"> </w:t>
      </w:r>
      <w:r>
        <w:t>ST-GCN++</w:t>
      </w:r>
      <w:r>
        <w:rPr>
          <w:spacing w:val="8"/>
        </w:rPr>
        <w:t xml:space="preserve"> </w:t>
      </w:r>
      <w:hyperlink w:anchor="_bookmark8" w:history="1">
        <w:r>
          <w:t>[4].</w:t>
        </w:r>
      </w:hyperlink>
      <w:r>
        <w:rPr>
          <w:spacing w:val="7"/>
        </w:rPr>
        <w:t xml:space="preserve"> </w:t>
      </w:r>
      <w:r>
        <w:t>The</w:t>
      </w:r>
      <w:r>
        <w:rPr>
          <w:spacing w:val="8"/>
        </w:rPr>
        <w:t xml:space="preserve"> </w:t>
      </w:r>
      <w:r>
        <w:rPr>
          <w:spacing w:val="-2"/>
        </w:rPr>
        <w:t>models</w:t>
      </w:r>
    </w:p>
    <w:p w14:paraId="25C21D12" w14:textId="77777777" w:rsidR="00C50428" w:rsidRDefault="00A23A38">
      <w:pPr>
        <w:pStyle w:val="BodyText"/>
        <w:spacing w:line="249" w:lineRule="auto"/>
        <w:ind w:left="259"/>
      </w:pPr>
      <w:r>
        <w:t xml:space="preserve">were trained using the </w:t>
      </w:r>
      <w:proofErr w:type="spellStart"/>
      <w:r>
        <w:t>hyperparametes</w:t>
      </w:r>
      <w:proofErr w:type="spellEnd"/>
      <w:r>
        <w:t xml:space="preserve"> defined by the mod-</w:t>
      </w:r>
      <w:proofErr w:type="spellStart"/>
      <w:r>
        <w:t>els’</w:t>
      </w:r>
      <w:proofErr w:type="spellEnd"/>
      <w:r>
        <w:t xml:space="preserve"> authors, with settings as close to those provided in the respective papers.</w:t>
      </w:r>
    </w:p>
    <w:p w14:paraId="25C21D13" w14:textId="77777777" w:rsidR="00C50428" w:rsidRDefault="00A23A38">
      <w:pPr>
        <w:pStyle w:val="ListParagraph"/>
        <w:numPr>
          <w:ilvl w:val="0"/>
          <w:numId w:val="5"/>
        </w:numPr>
        <w:tabs>
          <w:tab w:val="left" w:pos="2259"/>
        </w:tabs>
        <w:spacing w:before="97"/>
        <w:ind w:left="2259" w:hanging="342"/>
        <w:jc w:val="left"/>
        <w:rPr>
          <w:sz w:val="20"/>
        </w:rPr>
      </w:pPr>
      <w:r>
        <w:br w:type="column"/>
      </w:r>
      <w:bookmarkStart w:id="177" w:name="Experiments"/>
      <w:bookmarkEnd w:id="177"/>
      <w:r>
        <w:rPr>
          <w:smallCaps/>
          <w:spacing w:val="-2"/>
          <w:sz w:val="20"/>
        </w:rPr>
        <w:t>Experiments</w:t>
      </w:r>
    </w:p>
    <w:p w14:paraId="25C21D14" w14:textId="77777777" w:rsidR="00C50428" w:rsidRDefault="00A23A38">
      <w:pPr>
        <w:pStyle w:val="ListParagraph"/>
        <w:numPr>
          <w:ilvl w:val="0"/>
          <w:numId w:val="2"/>
        </w:numPr>
        <w:tabs>
          <w:tab w:val="left" w:pos="469"/>
        </w:tabs>
        <w:spacing w:before="121"/>
        <w:ind w:left="469" w:hanging="270"/>
        <w:jc w:val="both"/>
        <w:rPr>
          <w:i/>
          <w:sz w:val="20"/>
        </w:rPr>
      </w:pPr>
      <w:bookmarkStart w:id="178" w:name="Experimental_Settings"/>
      <w:bookmarkEnd w:id="178"/>
      <w:r>
        <w:rPr>
          <w:i/>
          <w:sz w:val="20"/>
        </w:rPr>
        <w:t>Experimental</w:t>
      </w:r>
      <w:r>
        <w:rPr>
          <w:i/>
          <w:spacing w:val="8"/>
          <w:sz w:val="20"/>
        </w:rPr>
        <w:t xml:space="preserve"> </w:t>
      </w:r>
      <w:r>
        <w:rPr>
          <w:i/>
          <w:spacing w:val="-2"/>
          <w:sz w:val="20"/>
        </w:rPr>
        <w:t>Settings</w:t>
      </w:r>
    </w:p>
    <w:p w14:paraId="25C21D15" w14:textId="77777777" w:rsidR="00C50428" w:rsidRDefault="00A23A38">
      <w:pPr>
        <w:pStyle w:val="BodyText"/>
        <w:spacing w:before="101" w:line="249" w:lineRule="auto"/>
        <w:ind w:left="199" w:right="257" w:firstLine="199"/>
      </w:pPr>
      <w:commentRangeStart w:id="179"/>
      <w:r>
        <w:t xml:space="preserve">All models were implemented in Python using the </w:t>
      </w:r>
      <w:proofErr w:type="spellStart"/>
      <w:r>
        <w:t>PyTorch</w:t>
      </w:r>
      <w:proofErr w:type="spellEnd"/>
      <w:r>
        <w:t xml:space="preserve"> learning</w:t>
      </w:r>
      <w:r>
        <w:rPr>
          <w:spacing w:val="-2"/>
        </w:rPr>
        <w:t xml:space="preserve"> </w:t>
      </w:r>
      <w:r>
        <w:t>framework</w:t>
      </w:r>
      <w:r>
        <w:rPr>
          <w:spacing w:val="-2"/>
        </w:rPr>
        <w:t xml:space="preserve"> </w:t>
      </w:r>
      <w:hyperlink w:anchor="_bookmark16" w:history="1">
        <w:r>
          <w:t>[11].</w:t>
        </w:r>
      </w:hyperlink>
      <w:r>
        <w:rPr>
          <w:spacing w:val="-2"/>
        </w:rPr>
        <w:t xml:space="preserve"> </w:t>
      </w:r>
      <w:r>
        <w:t>Optical</w:t>
      </w:r>
      <w:r>
        <w:rPr>
          <w:spacing w:val="-2"/>
        </w:rPr>
        <w:t xml:space="preserve"> </w:t>
      </w:r>
      <w:r>
        <w:t>flow</w:t>
      </w:r>
      <w:r>
        <w:rPr>
          <w:spacing w:val="-2"/>
        </w:rPr>
        <w:t xml:space="preserve"> </w:t>
      </w:r>
      <w:r>
        <w:t>was</w:t>
      </w:r>
      <w:r>
        <w:rPr>
          <w:spacing w:val="-2"/>
        </w:rPr>
        <w:t xml:space="preserve"> </w:t>
      </w:r>
      <w:r>
        <w:t>extracted</w:t>
      </w:r>
      <w:r>
        <w:rPr>
          <w:spacing w:val="-2"/>
        </w:rPr>
        <w:t xml:space="preserve"> </w:t>
      </w:r>
      <w:r>
        <w:t>using</w:t>
      </w:r>
      <w:r>
        <w:rPr>
          <w:spacing w:val="-2"/>
        </w:rPr>
        <w:t xml:space="preserve"> </w:t>
      </w:r>
      <w:r>
        <w:t xml:space="preserve">the </w:t>
      </w:r>
      <w:proofErr w:type="spellStart"/>
      <w:r>
        <w:t>PyTorch</w:t>
      </w:r>
      <w:proofErr w:type="spellEnd"/>
      <w:r>
        <w:t xml:space="preserve"> implementation of the RAFT algorithm </w:t>
      </w:r>
      <w:hyperlink w:anchor="_bookmark20" w:history="1">
        <w:r>
          <w:t>[16].</w:t>
        </w:r>
      </w:hyperlink>
      <w:r>
        <w:t xml:space="preserve"> When skeleton </w:t>
      </w:r>
      <w:proofErr w:type="spellStart"/>
      <w:r>
        <w:t>keypoints</w:t>
      </w:r>
      <w:proofErr w:type="spellEnd"/>
      <w:r>
        <w:t xml:space="preserve"> are not available, we extract human pose </w:t>
      </w:r>
      <w:proofErr w:type="spellStart"/>
      <w:r>
        <w:t>keypoints</w:t>
      </w:r>
      <w:proofErr w:type="spellEnd"/>
      <w:r>
        <w:t xml:space="preserve"> using the YOLO-POSE Large model </w:t>
      </w:r>
      <w:hyperlink w:anchor="_bookmark13" w:history="1">
        <w:r>
          <w:t>[9].</w:t>
        </w:r>
      </w:hyperlink>
      <w:commentRangeEnd w:id="179"/>
      <w:r w:rsidR="00F747C5">
        <w:rPr>
          <w:rStyle w:val="CommentReference"/>
        </w:rPr>
        <w:commentReference w:id="179"/>
      </w:r>
    </w:p>
    <w:p w14:paraId="25C21D16" w14:textId="77777777" w:rsidR="00C50428" w:rsidRDefault="00A23A38">
      <w:pPr>
        <w:pStyle w:val="BodyText"/>
        <w:spacing w:before="8" w:line="249" w:lineRule="auto"/>
        <w:ind w:left="199" w:right="257" w:firstLine="199"/>
      </w:pPr>
      <w:r>
        <w:rPr>
          <w:b/>
        </w:rPr>
        <w:t xml:space="preserve">Datasets. </w:t>
      </w:r>
      <w:r>
        <w:t xml:space="preserve">The models were trained and evaluated on three different </w:t>
      </w:r>
      <w:proofErr w:type="spellStart"/>
      <w:r>
        <w:t>datsets</w:t>
      </w:r>
      <w:proofErr w:type="spellEnd"/>
      <w:r>
        <w:t xml:space="preserve">; the NTU RGB+D 60 dataset </w:t>
      </w:r>
      <w:hyperlink w:anchor="_bookmark18" w:history="1">
        <w:r>
          <w:t>[14],NTU</w:t>
        </w:r>
      </w:hyperlink>
      <w:r>
        <w:t xml:space="preserve"> RGB+D 120 dataset </w:t>
      </w:r>
      <w:hyperlink w:anchor="_bookmark11" w:history="1">
        <w:r>
          <w:t>[7]</w:t>
        </w:r>
      </w:hyperlink>
      <w:r>
        <w:t xml:space="preserve"> and the UCF-101 dataset </w:t>
      </w:r>
      <w:hyperlink w:anchor="_bookmark19" w:history="1">
        <w:r>
          <w:t>[15].</w:t>
        </w:r>
      </w:hyperlink>
    </w:p>
    <w:p w14:paraId="25C21D17" w14:textId="3AE9E171" w:rsidR="00C50428" w:rsidRDefault="00A23A38">
      <w:pPr>
        <w:pStyle w:val="BodyText"/>
        <w:spacing w:before="7" w:line="249" w:lineRule="auto"/>
        <w:ind w:left="199" w:right="257" w:firstLine="199"/>
      </w:pPr>
      <w:r>
        <w:t xml:space="preserve">The NTU RGB+D 60 and NTU RGB+D 120 datasets </w:t>
      </w:r>
      <w:del w:id="180" w:author="Christopher McCarthy" w:date="2025-12-08T10:58:00Z" w16du:dateUtc="2025-12-07T23:58:00Z">
        <w:r w:rsidDel="00F747C5">
          <w:delText>were collected with</w:delText>
        </w:r>
      </w:del>
      <w:ins w:id="181" w:author="Christopher McCarthy" w:date="2025-12-08T10:58:00Z" w16du:dateUtc="2025-12-07T23:58:00Z">
        <w:r w:rsidR="00F747C5">
          <w:t>consist of images obtained from</w:t>
        </w:r>
      </w:ins>
      <w:r>
        <w:t xml:space="preserve"> three separate Microsoft Kinect v2 sensors</w:t>
      </w:r>
      <w:ins w:id="182" w:author="Christopher McCarthy" w:date="2025-12-08T10:58:00Z" w16du:dateUtc="2025-12-07T23:58:00Z">
        <w:r w:rsidR="00C8629F">
          <w:t xml:space="preserve">, </w:t>
        </w:r>
      </w:ins>
      <w:ins w:id="183" w:author="Christopher McCarthy" w:date="2025-12-08T10:59:00Z" w16du:dateUtc="2025-12-07T23:59:00Z">
        <w:r w:rsidR="00C8629F">
          <w:t>with</w:t>
        </w:r>
      </w:ins>
      <w:ins w:id="184" w:author="Christopher McCarthy" w:date="2025-12-08T10:58:00Z" w16du:dateUtc="2025-12-07T23:58:00Z">
        <w:r w:rsidR="00C8629F">
          <w:t xml:space="preserve"> ground truth</w:t>
        </w:r>
      </w:ins>
      <w:r>
        <w:t xml:space="preserve"> </w:t>
      </w:r>
      <w:del w:id="185" w:author="Christopher McCarthy" w:date="2025-12-08T10:59:00Z" w16du:dateUtc="2025-12-07T23:59:00Z">
        <w:r w:rsidDel="00C8629F">
          <w:delText xml:space="preserve">and contains accurate </w:delText>
        </w:r>
      </w:del>
      <w:r>
        <w:t>3D human skeleton data for every sample. These</w:t>
      </w:r>
      <w:r>
        <w:rPr>
          <w:spacing w:val="-4"/>
        </w:rPr>
        <w:t xml:space="preserve"> </w:t>
      </w:r>
      <w:r>
        <w:t>datasets</w:t>
      </w:r>
      <w:r>
        <w:rPr>
          <w:spacing w:val="-4"/>
        </w:rPr>
        <w:t xml:space="preserve"> </w:t>
      </w:r>
      <w:r>
        <w:t>contain</w:t>
      </w:r>
      <w:r>
        <w:rPr>
          <w:spacing w:val="-4"/>
        </w:rPr>
        <w:t xml:space="preserve"> </w:t>
      </w:r>
      <w:r>
        <w:t>RGB</w:t>
      </w:r>
      <w:r>
        <w:rPr>
          <w:spacing w:val="-4"/>
        </w:rPr>
        <w:t xml:space="preserve"> </w:t>
      </w:r>
      <w:r>
        <w:t>videos,</w:t>
      </w:r>
      <w:r>
        <w:rPr>
          <w:spacing w:val="-4"/>
        </w:rPr>
        <w:t xml:space="preserve"> </w:t>
      </w:r>
      <w:r>
        <w:t>depth</w:t>
      </w:r>
      <w:r>
        <w:rPr>
          <w:spacing w:val="-4"/>
        </w:rPr>
        <w:t xml:space="preserve"> </w:t>
      </w:r>
      <w:r>
        <w:t>sequences,</w:t>
      </w:r>
      <w:r>
        <w:rPr>
          <w:spacing w:val="-4"/>
        </w:rPr>
        <w:t xml:space="preserve"> </w:t>
      </w:r>
      <w:r>
        <w:t xml:space="preserve">skeleton data (3D locations of 25 major body joints), and </w:t>
      </w:r>
      <w:proofErr w:type="spellStart"/>
      <w:r>
        <w:t>infrated</w:t>
      </w:r>
      <w:proofErr w:type="spellEnd"/>
      <w:r>
        <w:t xml:space="preserve"> frames. Samples in these datasets are assigned one class label from a possible 60 or 120 classes respectively.</w:t>
      </w:r>
    </w:p>
    <w:p w14:paraId="25C21D18" w14:textId="77777777" w:rsidR="00C50428" w:rsidRDefault="00A23A38">
      <w:pPr>
        <w:pStyle w:val="BodyText"/>
        <w:spacing w:before="8" w:line="249" w:lineRule="auto"/>
        <w:ind w:left="199" w:right="257" w:firstLine="199"/>
      </w:pPr>
      <w:r>
        <w:t xml:space="preserve">The UCF-101 dataset is composed of human actions within videos collected “in the wild”. This is an RGB only video dataset, and both the human skeleton </w:t>
      </w:r>
      <w:proofErr w:type="spellStart"/>
      <w:r>
        <w:t>keypoints</w:t>
      </w:r>
      <w:proofErr w:type="spellEnd"/>
      <w:r>
        <w:t xml:space="preserve"> and optical flow were estimated using the methods outlined above.</w:t>
      </w:r>
    </w:p>
    <w:p w14:paraId="25C21D19" w14:textId="209EC138" w:rsidR="00C50428" w:rsidRDefault="00A23A38">
      <w:pPr>
        <w:pStyle w:val="BodyText"/>
        <w:spacing w:before="8" w:line="249" w:lineRule="auto"/>
        <w:ind w:left="199" w:right="257" w:firstLine="199"/>
      </w:pPr>
      <w:r>
        <w:rPr>
          <w:b/>
        </w:rPr>
        <w:t xml:space="preserve">Evaluation Metrics. </w:t>
      </w:r>
      <w:r>
        <w:t xml:space="preserve">For the task of action classification, model performance was measured using the classification accuracy; that is, the percentage of samples that the models were able </w:t>
      </w:r>
      <w:del w:id="186" w:author="Christopher McCarthy" w:date="2025-12-08T10:59:00Z" w16du:dateUtc="2025-12-07T23:59:00Z">
        <w:r w:rsidDel="00045A9C">
          <w:delText>predict</w:delText>
        </w:r>
      </w:del>
      <w:ins w:id="187" w:author="Christopher McCarthy" w:date="2025-12-08T10:59:00Z" w16du:dateUtc="2025-12-07T23:59:00Z">
        <w:r w:rsidR="00045A9C">
          <w:t>to predict</w:t>
        </w:r>
      </w:ins>
      <w:r>
        <w:t xml:space="preserve"> the correct class label of after observing the full action sequence. For the task of action anticipation, both the classification accuracy at each given observation ratio and the</w:t>
      </w:r>
      <w:r>
        <w:rPr>
          <w:spacing w:val="23"/>
        </w:rPr>
        <w:t xml:space="preserve"> </w:t>
      </w:r>
      <w:r>
        <w:t>Area</w:t>
      </w:r>
      <w:r>
        <w:rPr>
          <w:spacing w:val="23"/>
        </w:rPr>
        <w:t xml:space="preserve"> </w:t>
      </w:r>
      <w:r>
        <w:t>Under</w:t>
      </w:r>
      <w:r>
        <w:rPr>
          <w:spacing w:val="23"/>
        </w:rPr>
        <w:t xml:space="preserve"> </w:t>
      </w:r>
      <w:r>
        <w:t>the</w:t>
      </w:r>
      <w:r>
        <w:rPr>
          <w:spacing w:val="23"/>
        </w:rPr>
        <w:t xml:space="preserve"> </w:t>
      </w:r>
      <w:r>
        <w:t>Curve</w:t>
      </w:r>
      <w:r>
        <w:rPr>
          <w:spacing w:val="23"/>
        </w:rPr>
        <w:t xml:space="preserve"> </w:t>
      </w:r>
      <w:r>
        <w:t>(AUC)</w:t>
      </w:r>
      <w:r>
        <w:rPr>
          <w:spacing w:val="23"/>
        </w:rPr>
        <w:t xml:space="preserve"> </w:t>
      </w:r>
      <w:r>
        <w:t>are</w:t>
      </w:r>
      <w:r>
        <w:rPr>
          <w:spacing w:val="23"/>
        </w:rPr>
        <w:t xml:space="preserve"> </w:t>
      </w:r>
      <w:r>
        <w:t>reported.</w:t>
      </w:r>
      <w:r>
        <w:rPr>
          <w:spacing w:val="23"/>
        </w:rPr>
        <w:t xml:space="preserve"> </w:t>
      </w:r>
      <w:r>
        <w:t>The</w:t>
      </w:r>
      <w:r>
        <w:rPr>
          <w:spacing w:val="23"/>
        </w:rPr>
        <w:t xml:space="preserve"> </w:t>
      </w:r>
      <w:r>
        <w:t>AUC</w:t>
      </w:r>
      <w:r>
        <w:rPr>
          <w:spacing w:val="23"/>
        </w:rPr>
        <w:t xml:space="preserve"> </w:t>
      </w:r>
      <w:r>
        <w:t>is a measure of the model’s performance across all evaluated observation ratios, and is calculated as:</w:t>
      </w:r>
    </w:p>
    <w:p w14:paraId="25C21D1A" w14:textId="77777777" w:rsidR="00C50428" w:rsidRDefault="00A23A38">
      <w:pPr>
        <w:pStyle w:val="BodyText"/>
        <w:spacing w:before="42" w:line="285" w:lineRule="exact"/>
        <w:ind w:left="662" w:right="57"/>
        <w:jc w:val="center"/>
      </w:pPr>
      <w:r>
        <w:rPr>
          <w:rFonts w:ascii="Arial" w:eastAsia="Arial" w:hAnsi="Arial" w:cs="Arial"/>
          <w:spacing w:val="8"/>
          <w:w w:val="120"/>
          <w:position w:val="15"/>
        </w:rPr>
        <w:t>�</w:t>
      </w:r>
      <w:r>
        <w:rPr>
          <w:rFonts w:ascii="Arial" w:eastAsia="Arial" w:hAnsi="Arial" w:cs="Arial"/>
          <w:spacing w:val="-3"/>
          <w:w w:val="120"/>
          <w:position w:val="15"/>
        </w:rPr>
        <w:t xml:space="preserve"> </w:t>
      </w:r>
      <w:proofErr w:type="spellStart"/>
      <w:r>
        <w:rPr>
          <w:spacing w:val="-2"/>
          <w:w w:val="120"/>
        </w:rPr>
        <w:t>Acc</w:t>
      </w:r>
      <w:r>
        <w:rPr>
          <w:spacing w:val="-2"/>
          <w:w w:val="120"/>
          <w:vertAlign w:val="subscript"/>
        </w:rPr>
        <w:t>obs</w:t>
      </w:r>
      <w:proofErr w:type="spellEnd"/>
    </w:p>
    <w:p w14:paraId="25C21D1B" w14:textId="77777777" w:rsidR="00C50428" w:rsidRDefault="00C50428">
      <w:pPr>
        <w:pStyle w:val="BodyText"/>
        <w:spacing w:line="285" w:lineRule="exact"/>
        <w:jc w:val="center"/>
        <w:sectPr w:rsidR="00C50428">
          <w:type w:val="continuous"/>
          <w:pgSz w:w="12240" w:h="15840"/>
          <w:pgMar w:top="900" w:right="720" w:bottom="280" w:left="720" w:header="720" w:footer="720" w:gutter="0"/>
          <w:cols w:num="2" w:space="720" w:equalWidth="0">
            <w:col w:w="5281" w:space="40"/>
            <w:col w:w="5479"/>
          </w:cols>
        </w:sectPr>
      </w:pPr>
    </w:p>
    <w:p w14:paraId="25C21D1C" w14:textId="77777777" w:rsidR="00C50428" w:rsidRDefault="00A23A38">
      <w:pPr>
        <w:pStyle w:val="BodyText"/>
        <w:spacing w:line="225" w:lineRule="exact"/>
        <w:ind w:right="38"/>
        <w:jc w:val="right"/>
      </w:pPr>
      <w:commentRangeStart w:id="188"/>
      <w:r>
        <w:t>The</w:t>
      </w:r>
      <w:r>
        <w:rPr>
          <w:spacing w:val="44"/>
        </w:rPr>
        <w:t xml:space="preserve"> </w:t>
      </w:r>
      <w:proofErr w:type="spellStart"/>
      <w:r>
        <w:t>PoseOFF</w:t>
      </w:r>
      <w:proofErr w:type="spellEnd"/>
      <w:r>
        <w:rPr>
          <w:spacing w:val="45"/>
        </w:rPr>
        <w:t xml:space="preserve"> </w:t>
      </w:r>
      <w:r>
        <w:t>extraction</w:t>
      </w:r>
      <w:r>
        <w:rPr>
          <w:spacing w:val="44"/>
        </w:rPr>
        <w:t xml:space="preserve"> </w:t>
      </w:r>
      <w:r>
        <w:t>method</w:t>
      </w:r>
      <w:r>
        <w:rPr>
          <w:spacing w:val="45"/>
        </w:rPr>
        <w:t xml:space="preserve"> </w:t>
      </w:r>
      <w:proofErr w:type="spellStart"/>
      <w:r>
        <w:t>utilises</w:t>
      </w:r>
      <w:proofErr w:type="spellEnd"/>
      <w:r>
        <w:rPr>
          <w:spacing w:val="44"/>
        </w:rPr>
        <w:t xml:space="preserve"> </w:t>
      </w:r>
      <w:r>
        <w:t>human</w:t>
      </w:r>
      <w:r>
        <w:rPr>
          <w:spacing w:val="45"/>
        </w:rPr>
        <w:t xml:space="preserve"> </w:t>
      </w:r>
      <w:r>
        <w:rPr>
          <w:spacing w:val="-2"/>
        </w:rPr>
        <w:t>skeleton</w:t>
      </w:r>
    </w:p>
    <w:p w14:paraId="25C21D1D" w14:textId="77777777" w:rsidR="00C50428" w:rsidRDefault="00A23A38">
      <w:pPr>
        <w:pStyle w:val="BodyText"/>
        <w:spacing w:before="9"/>
        <w:ind w:right="38"/>
        <w:jc w:val="right"/>
      </w:pPr>
      <w:r>
        <w:rPr>
          <w:i/>
        </w:rPr>
        <w:t>joints</w:t>
      </w:r>
      <w:r>
        <w:rPr>
          <w:i/>
          <w:spacing w:val="61"/>
        </w:rPr>
        <w:t xml:space="preserve"> </w:t>
      </w:r>
      <w:r>
        <w:t>as</w:t>
      </w:r>
      <w:r>
        <w:rPr>
          <w:spacing w:val="61"/>
        </w:rPr>
        <w:t xml:space="preserve"> </w:t>
      </w:r>
      <w:r>
        <w:t>locations</w:t>
      </w:r>
      <w:r>
        <w:rPr>
          <w:spacing w:val="61"/>
        </w:rPr>
        <w:t xml:space="preserve"> </w:t>
      </w:r>
      <w:r>
        <w:t>in</w:t>
      </w:r>
      <w:r>
        <w:rPr>
          <w:spacing w:val="61"/>
        </w:rPr>
        <w:t xml:space="preserve"> </w:t>
      </w:r>
      <w:r>
        <w:t>image</w:t>
      </w:r>
      <w:r>
        <w:rPr>
          <w:spacing w:val="61"/>
        </w:rPr>
        <w:t xml:space="preserve"> </w:t>
      </w:r>
      <w:r>
        <w:t>space</w:t>
      </w:r>
      <w:r>
        <w:rPr>
          <w:spacing w:val="61"/>
        </w:rPr>
        <w:t xml:space="preserve"> </w:t>
      </w:r>
      <w:r>
        <w:t>from</w:t>
      </w:r>
      <w:r>
        <w:rPr>
          <w:spacing w:val="62"/>
        </w:rPr>
        <w:t xml:space="preserve"> </w:t>
      </w:r>
      <w:r>
        <w:t>which</w:t>
      </w:r>
      <w:r>
        <w:rPr>
          <w:spacing w:val="61"/>
        </w:rPr>
        <w:t xml:space="preserve"> </w:t>
      </w:r>
      <w:r>
        <w:t>to</w:t>
      </w:r>
      <w:r>
        <w:rPr>
          <w:spacing w:val="61"/>
        </w:rPr>
        <w:t xml:space="preserve"> </w:t>
      </w:r>
      <w:r>
        <w:rPr>
          <w:spacing w:val="-2"/>
        </w:rPr>
        <w:t>extract</w:t>
      </w:r>
    </w:p>
    <w:p w14:paraId="25C21D1E" w14:textId="77777777" w:rsidR="00C50428" w:rsidRDefault="00A23A38">
      <w:pPr>
        <w:pStyle w:val="BodyText"/>
        <w:spacing w:line="238" w:lineRule="exact"/>
        <w:ind w:left="259"/>
        <w:jc w:val="left"/>
        <w:rPr>
          <w:rFonts w:ascii="Garamond"/>
        </w:rPr>
      </w:pPr>
      <w:r>
        <w:br w:type="column"/>
      </w:r>
      <w:r>
        <w:t>AUC</w:t>
      </w:r>
      <w:r>
        <w:rPr>
          <w:spacing w:val="-11"/>
        </w:rPr>
        <w:t xml:space="preserve"> </w:t>
      </w:r>
      <w:r>
        <w:rPr>
          <w:rFonts w:ascii="Garamond"/>
          <w:spacing w:val="-10"/>
        </w:rPr>
        <w:t>=</w:t>
      </w:r>
    </w:p>
    <w:p w14:paraId="25C21D1F" w14:textId="77777777" w:rsidR="00C50428" w:rsidRDefault="00A23A38">
      <w:pPr>
        <w:pStyle w:val="BodyText"/>
        <w:spacing w:before="10" w:after="25"/>
        <w:jc w:val="left"/>
        <w:rPr>
          <w:rFonts w:ascii="Garamond"/>
          <w:sz w:val="9"/>
        </w:rPr>
      </w:pPr>
      <w:r>
        <w:br w:type="column"/>
      </w:r>
    </w:p>
    <w:p w14:paraId="25C21D20" w14:textId="77777777" w:rsidR="00C50428" w:rsidRDefault="00A23A38">
      <w:pPr>
        <w:spacing w:line="20" w:lineRule="exact"/>
        <w:ind w:left="39"/>
        <w:rPr>
          <w:rFonts w:ascii="Garamond"/>
          <w:sz w:val="2"/>
        </w:rPr>
      </w:pPr>
      <w:r>
        <w:rPr>
          <w:rFonts w:ascii="Garamond"/>
          <w:noProof/>
          <w:sz w:val="2"/>
        </w:rPr>
        <mc:AlternateContent>
          <mc:Choice Requires="wpg">
            <w:drawing>
              <wp:inline distT="0" distB="0" distL="0" distR="0" wp14:anchorId="25C21D72" wp14:editId="25C21D73">
                <wp:extent cx="488315" cy="5080"/>
                <wp:effectExtent l="9525" t="0" r="0" b="444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8315" cy="5080"/>
                          <a:chOff x="0" y="0"/>
                          <a:chExt cx="488315" cy="5080"/>
                        </a:xfrm>
                      </wpg:grpSpPr>
                      <wps:wsp>
                        <wps:cNvPr id="7" name="Graphic 7"/>
                        <wps:cNvSpPr/>
                        <wps:spPr>
                          <a:xfrm>
                            <a:off x="0" y="2527"/>
                            <a:ext cx="488315" cy="1270"/>
                          </a:xfrm>
                          <a:custGeom>
                            <a:avLst/>
                            <a:gdLst/>
                            <a:ahLst/>
                            <a:cxnLst/>
                            <a:rect l="l" t="t" r="r" b="b"/>
                            <a:pathLst>
                              <a:path w="488315">
                                <a:moveTo>
                                  <a:pt x="0" y="0"/>
                                </a:moveTo>
                                <a:lnTo>
                                  <a:pt x="487692"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D21BA87" id="Group 6" o:spid="_x0000_s1026" style="width:38.45pt;height:.4pt;mso-position-horizontal-relative:char;mso-position-vertical-relative:line" coordsize="48831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">
                <v:shape id="Graphic 7" o:spid="_x0000_s1027" style="position:absolute;top:2527;width:488315;height:1270;visibility:visible;mso-wrap-style:square;v-text-anchor:top" coordsize="4883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" path="m,l487692,e" filled="f" strokeweight=".14039mm">
                  <v:path arrowok="t"/>
                </v:shape>
                <w10:anchorlock/>
              </v:group>
            </w:pict>
          </mc:Fallback>
        </mc:AlternateContent>
      </w:r>
    </w:p>
    <w:p w14:paraId="25C21D21" w14:textId="77777777" w:rsidR="00C50428" w:rsidRDefault="00A23A38">
      <w:pPr>
        <w:ind w:left="249"/>
        <w:rPr>
          <w:sz w:val="14"/>
        </w:rPr>
      </w:pPr>
      <w:r>
        <w:rPr>
          <w:spacing w:val="-4"/>
          <w:position w:val="3"/>
          <w:sz w:val="20"/>
        </w:rPr>
        <w:t>N</w:t>
      </w:r>
      <w:proofErr w:type="spellStart"/>
      <w:r>
        <w:rPr>
          <w:spacing w:val="-4"/>
          <w:sz w:val="14"/>
        </w:rPr>
        <w:t>obs</w:t>
      </w:r>
      <w:proofErr w:type="spellEnd"/>
    </w:p>
    <w:p w14:paraId="25C21D22" w14:textId="77777777" w:rsidR="00C50428" w:rsidRDefault="00C50428">
      <w:pPr>
        <w:rPr>
          <w:sz w:val="14"/>
        </w:rPr>
        <w:sectPr w:rsidR="00C50428">
          <w:type w:val="continuous"/>
          <w:pgSz w:w="12240" w:h="15840"/>
          <w:pgMar w:top="900" w:right="720" w:bottom="280" w:left="720" w:header="720" w:footer="720" w:gutter="0"/>
          <w:cols w:num="3" w:space="720" w:equalWidth="0">
            <w:col w:w="5321" w:space="1704"/>
            <w:col w:w="880" w:space="40"/>
            <w:col w:w="2855"/>
          </w:cols>
        </w:sectPr>
      </w:pPr>
    </w:p>
    <w:p w14:paraId="25C21D23" w14:textId="77777777" w:rsidR="00C50428" w:rsidRDefault="00A23A38">
      <w:pPr>
        <w:pStyle w:val="BodyText"/>
        <w:spacing w:before="9" w:line="249" w:lineRule="auto"/>
        <w:ind w:left="259"/>
        <w:jc w:val="left"/>
      </w:pPr>
      <w:r>
        <w:t>windows of optical flow. For this reason, the results presented in</w:t>
      </w:r>
      <w:r>
        <w:rPr>
          <w:spacing w:val="60"/>
        </w:rPr>
        <w:t xml:space="preserve"> </w:t>
      </w:r>
      <w:r>
        <w:t>this</w:t>
      </w:r>
      <w:r>
        <w:rPr>
          <w:spacing w:val="61"/>
        </w:rPr>
        <w:t xml:space="preserve"> </w:t>
      </w:r>
      <w:r>
        <w:t>paper</w:t>
      </w:r>
      <w:r>
        <w:rPr>
          <w:spacing w:val="61"/>
        </w:rPr>
        <w:t xml:space="preserve"> </w:t>
      </w:r>
      <w:r>
        <w:t>are</w:t>
      </w:r>
      <w:r>
        <w:rPr>
          <w:spacing w:val="60"/>
        </w:rPr>
        <w:t xml:space="preserve"> </w:t>
      </w:r>
      <w:r>
        <w:t>models</w:t>
      </w:r>
      <w:r>
        <w:rPr>
          <w:spacing w:val="61"/>
        </w:rPr>
        <w:t xml:space="preserve"> </w:t>
      </w:r>
      <w:r>
        <w:t>trained</w:t>
      </w:r>
      <w:r>
        <w:rPr>
          <w:spacing w:val="61"/>
        </w:rPr>
        <w:t xml:space="preserve"> </w:t>
      </w:r>
      <w:r>
        <w:t>and</w:t>
      </w:r>
      <w:r>
        <w:rPr>
          <w:spacing w:val="61"/>
        </w:rPr>
        <w:t xml:space="preserve"> </w:t>
      </w:r>
      <w:r>
        <w:t>evaluated</w:t>
      </w:r>
      <w:r>
        <w:rPr>
          <w:spacing w:val="60"/>
        </w:rPr>
        <w:t xml:space="preserve"> </w:t>
      </w:r>
      <w:r>
        <w:t>using</w:t>
      </w:r>
      <w:r>
        <w:rPr>
          <w:spacing w:val="61"/>
        </w:rPr>
        <w:t xml:space="preserve"> </w:t>
      </w:r>
      <w:r>
        <w:rPr>
          <w:spacing w:val="-5"/>
        </w:rPr>
        <w:t>the</w:t>
      </w:r>
      <w:commentRangeEnd w:id="188"/>
      <w:r w:rsidR="004E5547">
        <w:rPr>
          <w:rStyle w:val="CommentReference"/>
        </w:rPr>
        <w:commentReference w:id="188"/>
      </w:r>
    </w:p>
    <w:p w14:paraId="25C21D24" w14:textId="77777777" w:rsidR="00C50428" w:rsidRDefault="00A23A38">
      <w:pPr>
        <w:pStyle w:val="BodyText"/>
        <w:spacing w:before="9" w:line="249" w:lineRule="auto"/>
        <w:ind w:left="199" w:right="77"/>
        <w:jc w:val="left"/>
      </w:pPr>
      <w:r>
        <w:br w:type="column"/>
      </w:r>
      <w:proofErr w:type="gramStart"/>
      <w:r>
        <w:t>where</w:t>
      </w:r>
      <w:proofErr w:type="gramEnd"/>
      <w:r>
        <w:t xml:space="preserve"> </w:t>
      </w:r>
      <w:proofErr w:type="spellStart"/>
      <w:r>
        <w:t>Acc</w:t>
      </w:r>
      <w:r>
        <w:rPr>
          <w:vertAlign w:val="subscript"/>
        </w:rPr>
        <w:t>obs</w:t>
      </w:r>
      <w:proofErr w:type="spellEnd"/>
      <w:r>
        <w:t xml:space="preserve"> is the accuracy at a given observation ratio, </w:t>
      </w:r>
      <w:proofErr w:type="spellStart"/>
      <w:r>
        <w:t>obs</w:t>
      </w:r>
      <w:proofErr w:type="spellEnd"/>
      <w:r>
        <w:t>, and N</w:t>
      </w:r>
      <w:r>
        <w:rPr>
          <w:vertAlign w:val="subscript"/>
        </w:rPr>
        <w:t>obs</w:t>
      </w:r>
      <w:r>
        <w:rPr>
          <w:spacing w:val="40"/>
        </w:rPr>
        <w:t xml:space="preserve"> </w:t>
      </w:r>
      <w:r>
        <w:t>is the number of evaluated observation ratios.</w:t>
      </w:r>
    </w:p>
    <w:p w14:paraId="25C21D25" w14:textId="77777777" w:rsidR="00C50428" w:rsidRDefault="00C50428">
      <w:pPr>
        <w:pStyle w:val="BodyText"/>
        <w:spacing w:line="249" w:lineRule="auto"/>
        <w:jc w:val="left"/>
        <w:sectPr w:rsidR="00C50428">
          <w:type w:val="continuous"/>
          <w:pgSz w:w="12240" w:h="15840"/>
          <w:pgMar w:top="900" w:right="720" w:bottom="280" w:left="720" w:header="720" w:footer="720" w:gutter="0"/>
          <w:cols w:num="2" w:space="720" w:equalWidth="0">
            <w:col w:w="5281" w:space="40"/>
            <w:col w:w="5479"/>
          </w:cols>
        </w:sectPr>
      </w:pPr>
    </w:p>
    <w:p w14:paraId="25C21D26" w14:textId="77777777" w:rsidR="00C50428" w:rsidRDefault="00A23A38">
      <w:pPr>
        <w:pStyle w:val="ListParagraph"/>
        <w:numPr>
          <w:ilvl w:val="0"/>
          <w:numId w:val="2"/>
        </w:numPr>
        <w:tabs>
          <w:tab w:val="left" w:pos="529"/>
        </w:tabs>
        <w:spacing w:before="71"/>
        <w:ind w:left="529" w:hanging="270"/>
        <w:jc w:val="both"/>
        <w:rPr>
          <w:i/>
          <w:sz w:val="20"/>
        </w:rPr>
      </w:pPr>
      <w:bookmarkStart w:id="189" w:name="Action_Classification"/>
      <w:bookmarkEnd w:id="189"/>
      <w:r>
        <w:rPr>
          <w:i/>
          <w:sz w:val="20"/>
        </w:rPr>
        <w:lastRenderedPageBreak/>
        <w:t>Action</w:t>
      </w:r>
      <w:r>
        <w:rPr>
          <w:i/>
          <w:spacing w:val="13"/>
          <w:sz w:val="20"/>
        </w:rPr>
        <w:t xml:space="preserve"> </w:t>
      </w:r>
      <w:r>
        <w:rPr>
          <w:i/>
          <w:spacing w:val="-2"/>
          <w:sz w:val="20"/>
        </w:rPr>
        <w:t>Classification</w:t>
      </w:r>
    </w:p>
    <w:p w14:paraId="25C21D27" w14:textId="77777777" w:rsidR="00C50428" w:rsidRDefault="00A23A38">
      <w:pPr>
        <w:pStyle w:val="BodyText"/>
        <w:spacing w:before="71" w:line="249" w:lineRule="auto"/>
        <w:ind w:left="259" w:firstLine="199"/>
      </w:pPr>
      <w:commentRangeStart w:id="190"/>
      <w:r>
        <w:t>All models were trained and evaluated using</w:t>
      </w:r>
      <w:commentRangeStart w:id="191"/>
      <w:r>
        <w:t xml:space="preserve"> full </w:t>
      </w:r>
      <w:proofErr w:type="spellStart"/>
      <w:r>
        <w:t>observa-tions</w:t>
      </w:r>
      <w:proofErr w:type="spellEnd"/>
      <w:r>
        <w:t xml:space="preserve"> of the action sequences</w:t>
      </w:r>
      <w:commentRangeEnd w:id="191"/>
      <w:r w:rsidR="003B1013">
        <w:rPr>
          <w:rStyle w:val="CommentReference"/>
        </w:rPr>
        <w:commentReference w:id="191"/>
      </w:r>
      <w:commentRangeEnd w:id="190"/>
      <w:r w:rsidR="00B6344C">
        <w:rPr>
          <w:rStyle w:val="CommentReference"/>
        </w:rPr>
        <w:commentReference w:id="190"/>
      </w:r>
      <w:r>
        <w:t xml:space="preserve">. The </w:t>
      </w:r>
      <w:proofErr w:type="spellStart"/>
      <w:r>
        <w:t>PoseOFF</w:t>
      </w:r>
      <w:proofErr w:type="spellEnd"/>
      <w:r>
        <w:t xml:space="preserve"> data was learned using a simple CNN layer added to each model’s embedding layer. The flow windows for the NTU-RGB+D and NTU-RGB+D120 models were extracted </w:t>
      </w:r>
      <w:commentRangeStart w:id="192"/>
      <w:r>
        <w:t>using dilation 3. The flow windows</w:t>
      </w:r>
      <w:r>
        <w:rPr>
          <w:spacing w:val="-12"/>
        </w:rPr>
        <w:t xml:space="preserve"> </w:t>
      </w:r>
      <w:r>
        <w:t>for</w:t>
      </w:r>
      <w:r>
        <w:rPr>
          <w:spacing w:val="-12"/>
        </w:rPr>
        <w:t xml:space="preserve"> </w:t>
      </w:r>
      <w:r>
        <w:t>the</w:t>
      </w:r>
      <w:r>
        <w:rPr>
          <w:spacing w:val="-12"/>
        </w:rPr>
        <w:t xml:space="preserve"> </w:t>
      </w:r>
      <w:r>
        <w:t>UCF-101</w:t>
      </w:r>
      <w:r>
        <w:rPr>
          <w:spacing w:val="-12"/>
        </w:rPr>
        <w:t xml:space="preserve"> </w:t>
      </w:r>
      <w:r>
        <w:t>dataset</w:t>
      </w:r>
      <w:r>
        <w:rPr>
          <w:spacing w:val="-12"/>
        </w:rPr>
        <w:t xml:space="preserve"> </w:t>
      </w:r>
      <w:r>
        <w:t>were</w:t>
      </w:r>
      <w:r>
        <w:rPr>
          <w:spacing w:val="-12"/>
        </w:rPr>
        <w:t xml:space="preserve"> </w:t>
      </w:r>
      <w:r>
        <w:t>extracted</w:t>
      </w:r>
      <w:r>
        <w:rPr>
          <w:spacing w:val="-12"/>
        </w:rPr>
        <w:t xml:space="preserve"> </w:t>
      </w:r>
      <w:r>
        <w:t>using</w:t>
      </w:r>
      <w:r>
        <w:rPr>
          <w:spacing w:val="-12"/>
        </w:rPr>
        <w:t xml:space="preserve"> </w:t>
      </w:r>
      <w:r>
        <w:t xml:space="preserve">dilation </w:t>
      </w:r>
      <w:r>
        <w:rPr>
          <w:spacing w:val="-6"/>
        </w:rPr>
        <w:t>1.</w:t>
      </w:r>
      <w:commentRangeEnd w:id="192"/>
      <w:r w:rsidR="007B17CA">
        <w:rPr>
          <w:rStyle w:val="CommentReference"/>
        </w:rPr>
        <w:commentReference w:id="192"/>
      </w:r>
    </w:p>
    <w:p w14:paraId="25C21D28" w14:textId="77777777" w:rsidR="00C50428" w:rsidRDefault="00A23A38">
      <w:pPr>
        <w:pStyle w:val="BodyText"/>
        <w:spacing w:line="249" w:lineRule="auto"/>
        <w:ind w:left="259" w:firstLine="199"/>
      </w:pPr>
      <w:commentRangeStart w:id="193"/>
      <w:r>
        <w:t xml:space="preserve">The results presented in Table </w:t>
      </w:r>
      <w:hyperlink w:anchor="_bookmark1" w:history="1">
        <w:r>
          <w:t>I</w:t>
        </w:r>
      </w:hyperlink>
      <w:r>
        <w:t xml:space="preserve"> demonstrate that the </w:t>
      </w:r>
      <w:proofErr w:type="gramStart"/>
      <w:r>
        <w:t>im-</w:t>
      </w:r>
      <w:proofErr w:type="spellStart"/>
      <w:r>
        <w:t>plementation</w:t>
      </w:r>
      <w:proofErr w:type="spellEnd"/>
      <w:proofErr w:type="gramEnd"/>
      <w:r>
        <w:t xml:space="preserve"> of </w:t>
      </w:r>
      <w:proofErr w:type="spellStart"/>
      <w:r>
        <w:t>PoseOFF</w:t>
      </w:r>
      <w:proofErr w:type="spellEnd"/>
      <w:r>
        <w:t xml:space="preserve"> as additional learnable embeddings improves model performance on the datasets tested</w:t>
      </w:r>
      <w:commentRangeEnd w:id="193"/>
      <w:r w:rsidR="005C4FB3">
        <w:rPr>
          <w:rStyle w:val="CommentReference"/>
        </w:rPr>
        <w:commentReference w:id="193"/>
      </w:r>
      <w:r>
        <w:t xml:space="preserve">. </w:t>
      </w:r>
      <w:commentRangeStart w:id="194"/>
      <w:r>
        <w:t>The optical flow features provide additional learnable information</w:t>
      </w:r>
      <w:commentRangeEnd w:id="194"/>
      <w:r w:rsidR="00C07735">
        <w:rPr>
          <w:rStyle w:val="CommentReference"/>
        </w:rPr>
        <w:commentReference w:id="194"/>
      </w:r>
      <w:r>
        <w:t xml:space="preserve">. </w:t>
      </w:r>
      <w:commentRangeStart w:id="195"/>
      <w:r>
        <w:t xml:space="preserve">We believe that this demonstrates the </w:t>
      </w:r>
      <w:proofErr w:type="spellStart"/>
      <w:r>
        <w:t>generalisability</w:t>
      </w:r>
      <w:proofErr w:type="spellEnd"/>
      <w:r>
        <w:t xml:space="preserve"> of the </w:t>
      </w:r>
      <w:proofErr w:type="spellStart"/>
      <w:r>
        <w:t>PoseOFF</w:t>
      </w:r>
      <w:proofErr w:type="spellEnd"/>
      <w:r>
        <w:t xml:space="preserve"> data extraction methodology.</w:t>
      </w:r>
      <w:commentRangeEnd w:id="195"/>
      <w:r w:rsidR="009F5AE1">
        <w:rPr>
          <w:rStyle w:val="CommentReference"/>
        </w:rPr>
        <w:commentReference w:id="195"/>
      </w:r>
    </w:p>
    <w:p w14:paraId="25C21D29" w14:textId="77777777" w:rsidR="00C50428" w:rsidRDefault="00A23A38">
      <w:pPr>
        <w:pStyle w:val="BodyText"/>
        <w:spacing w:line="249" w:lineRule="auto"/>
        <w:ind w:left="259" w:firstLine="199"/>
      </w:pPr>
      <w:commentRangeStart w:id="196"/>
      <w:r>
        <w:t xml:space="preserve">The classification accuracy results for the UCF-101 dataset </w:t>
      </w:r>
      <w:proofErr w:type="gramStart"/>
      <w:r>
        <w:t>shows</w:t>
      </w:r>
      <w:proofErr w:type="gramEnd"/>
      <w:r>
        <w:rPr>
          <w:spacing w:val="-9"/>
        </w:rPr>
        <w:t xml:space="preserve"> </w:t>
      </w:r>
      <w:r>
        <w:t>the</w:t>
      </w:r>
      <w:r>
        <w:rPr>
          <w:spacing w:val="-9"/>
        </w:rPr>
        <w:t xml:space="preserve"> </w:t>
      </w:r>
      <w:r>
        <w:t>most</w:t>
      </w:r>
      <w:r>
        <w:rPr>
          <w:spacing w:val="-9"/>
        </w:rPr>
        <w:t xml:space="preserve"> </w:t>
      </w:r>
      <w:r>
        <w:t>varied</w:t>
      </w:r>
      <w:r>
        <w:rPr>
          <w:spacing w:val="-9"/>
        </w:rPr>
        <w:t xml:space="preserve"> </w:t>
      </w:r>
      <w:r>
        <w:t>results</w:t>
      </w:r>
      <w:r>
        <w:rPr>
          <w:spacing w:val="-9"/>
        </w:rPr>
        <w:t xml:space="preserve"> </w:t>
      </w:r>
      <w:r>
        <w:t>between</w:t>
      </w:r>
      <w:r>
        <w:rPr>
          <w:spacing w:val="-9"/>
        </w:rPr>
        <w:t xml:space="preserve"> </w:t>
      </w:r>
      <w:r>
        <w:t>the</w:t>
      </w:r>
      <w:r>
        <w:rPr>
          <w:spacing w:val="-9"/>
        </w:rPr>
        <w:t xml:space="preserve"> </w:t>
      </w:r>
      <w:r>
        <w:t>models.</w:t>
      </w:r>
      <w:r>
        <w:rPr>
          <w:spacing w:val="-9"/>
        </w:rPr>
        <w:t xml:space="preserve"> </w:t>
      </w:r>
      <w:r>
        <w:t>This</w:t>
      </w:r>
      <w:r>
        <w:rPr>
          <w:spacing w:val="-9"/>
        </w:rPr>
        <w:t xml:space="preserve"> </w:t>
      </w:r>
      <w:r>
        <w:t>dataset is RGB only, containing human actions from videos “in the wild”.</w:t>
      </w:r>
      <w:r>
        <w:rPr>
          <w:spacing w:val="-3"/>
        </w:rPr>
        <w:t xml:space="preserve"> </w:t>
      </w:r>
      <w:r>
        <w:t>No</w:t>
      </w:r>
      <w:r>
        <w:rPr>
          <w:spacing w:val="-3"/>
        </w:rPr>
        <w:t xml:space="preserve"> </w:t>
      </w:r>
      <w:r>
        <w:t>depth</w:t>
      </w:r>
      <w:r>
        <w:rPr>
          <w:spacing w:val="-3"/>
        </w:rPr>
        <w:t xml:space="preserve"> </w:t>
      </w:r>
      <w:r>
        <w:t>data</w:t>
      </w:r>
      <w:r>
        <w:rPr>
          <w:spacing w:val="-3"/>
        </w:rPr>
        <w:t xml:space="preserve"> </w:t>
      </w:r>
      <w:r>
        <w:t>or</w:t>
      </w:r>
      <w:r>
        <w:rPr>
          <w:spacing w:val="-3"/>
        </w:rPr>
        <w:t xml:space="preserve"> </w:t>
      </w:r>
      <w:r>
        <w:t>skeleton</w:t>
      </w:r>
      <w:r>
        <w:rPr>
          <w:spacing w:val="-3"/>
        </w:rPr>
        <w:t xml:space="preserve"> </w:t>
      </w:r>
      <w:r>
        <w:t>poses</w:t>
      </w:r>
      <w:r>
        <w:rPr>
          <w:spacing w:val="-3"/>
        </w:rPr>
        <w:t xml:space="preserve"> </w:t>
      </w:r>
      <w:r>
        <w:t>accompany</w:t>
      </w:r>
      <w:r>
        <w:rPr>
          <w:spacing w:val="-3"/>
        </w:rPr>
        <w:t xml:space="preserve"> </w:t>
      </w:r>
      <w:r>
        <w:t>the</w:t>
      </w:r>
      <w:r>
        <w:rPr>
          <w:spacing w:val="-3"/>
        </w:rPr>
        <w:t xml:space="preserve"> </w:t>
      </w:r>
      <w:r>
        <w:t>dataset. The</w:t>
      </w:r>
      <w:r>
        <w:rPr>
          <w:spacing w:val="-13"/>
        </w:rPr>
        <w:t xml:space="preserve"> </w:t>
      </w:r>
      <w:r>
        <w:t>poses</w:t>
      </w:r>
      <w:r>
        <w:rPr>
          <w:spacing w:val="-12"/>
        </w:rPr>
        <w:t xml:space="preserve"> </w:t>
      </w:r>
      <w:r>
        <w:t>extracted</w:t>
      </w:r>
      <w:r>
        <w:rPr>
          <w:spacing w:val="-13"/>
        </w:rPr>
        <w:t xml:space="preserve"> </w:t>
      </w:r>
      <w:r>
        <w:t>using</w:t>
      </w:r>
      <w:r>
        <w:rPr>
          <w:spacing w:val="-12"/>
        </w:rPr>
        <w:t xml:space="preserve"> </w:t>
      </w:r>
      <w:r>
        <w:t>YOLO-POSE</w:t>
      </w:r>
      <w:r>
        <w:rPr>
          <w:spacing w:val="-13"/>
        </w:rPr>
        <w:t xml:space="preserve"> </w:t>
      </w:r>
      <w:r>
        <w:t>Lar</w:t>
      </w:r>
      <w:hyperlink w:anchor="_bookmark13" w:history="1">
        <w:proofErr w:type="gramStart"/>
        <w:r>
          <w:t>ge[</w:t>
        </w:r>
        <w:proofErr w:type="gramEnd"/>
        <w:r>
          <w:t>9]</w:t>
        </w:r>
      </w:hyperlink>
      <w:r>
        <w:rPr>
          <w:spacing w:val="-12"/>
        </w:rPr>
        <w:t xml:space="preserve"> </w:t>
      </w:r>
      <w:r>
        <w:t>are</w:t>
      </w:r>
      <w:r>
        <w:rPr>
          <w:spacing w:val="-13"/>
        </w:rPr>
        <w:t xml:space="preserve"> </w:t>
      </w:r>
      <w:r>
        <w:t xml:space="preserve">generally less accurate or precise than those included in the NTU RGB+D datasets. The models trained on data obtained using </w:t>
      </w:r>
      <w:proofErr w:type="spellStart"/>
      <w:r>
        <w:t>PoseOFF</w:t>
      </w:r>
      <w:proofErr w:type="spellEnd"/>
      <w:r>
        <w:t xml:space="preserve"> showed considerable improvements in classification accuracy across all datasets tested.</w:t>
      </w:r>
      <w:commentRangeEnd w:id="196"/>
      <w:r w:rsidR="00E41D12">
        <w:rPr>
          <w:rStyle w:val="CommentReference"/>
        </w:rPr>
        <w:commentReference w:id="196"/>
      </w:r>
    </w:p>
    <w:p w14:paraId="25C21D2A" w14:textId="77777777" w:rsidR="00C50428" w:rsidRDefault="00A23A38">
      <w:pPr>
        <w:pStyle w:val="BodyText"/>
        <w:spacing w:line="249" w:lineRule="auto"/>
        <w:ind w:left="259" w:firstLine="199"/>
      </w:pPr>
      <w:r>
        <w:t xml:space="preserve">The RGB only dataset is a good test for the application of </w:t>
      </w:r>
      <w:proofErr w:type="spellStart"/>
      <w:r>
        <w:t>PoseOFF</w:t>
      </w:r>
      <w:proofErr w:type="spellEnd"/>
      <w:r>
        <w:t xml:space="preserve"> features in real world applications. CONT</w:t>
      </w:r>
    </w:p>
    <w:p w14:paraId="25C21D2B" w14:textId="105EC52D" w:rsidR="00C50428" w:rsidRDefault="00A23A38">
      <w:pPr>
        <w:pStyle w:val="ListParagraph"/>
        <w:numPr>
          <w:ilvl w:val="0"/>
          <w:numId w:val="2"/>
        </w:numPr>
        <w:tabs>
          <w:tab w:val="left" w:pos="540"/>
        </w:tabs>
        <w:spacing w:before="119"/>
        <w:ind w:left="540" w:hanging="281"/>
        <w:jc w:val="both"/>
        <w:rPr>
          <w:i/>
          <w:sz w:val="20"/>
        </w:rPr>
      </w:pPr>
      <w:bookmarkStart w:id="197" w:name="Action_Anticipation"/>
      <w:bookmarkEnd w:id="197"/>
      <w:r>
        <w:rPr>
          <w:i/>
          <w:sz w:val="20"/>
        </w:rPr>
        <w:t>Action</w:t>
      </w:r>
      <w:r>
        <w:rPr>
          <w:i/>
          <w:spacing w:val="13"/>
          <w:sz w:val="20"/>
        </w:rPr>
        <w:t xml:space="preserve"> </w:t>
      </w:r>
      <w:r>
        <w:rPr>
          <w:i/>
          <w:spacing w:val="-2"/>
          <w:sz w:val="20"/>
        </w:rPr>
        <w:t>Anticipation</w:t>
      </w:r>
    </w:p>
    <w:p w14:paraId="25C21D2C" w14:textId="6A7F9D31" w:rsidR="00C50428" w:rsidRDefault="00A23A38">
      <w:pPr>
        <w:pStyle w:val="BodyText"/>
        <w:spacing w:before="70" w:line="249" w:lineRule="auto"/>
        <w:ind w:left="259" w:firstLine="199"/>
      </w:pPr>
      <w:commentRangeStart w:id="198"/>
      <w:r>
        <w:t xml:space="preserve">To test the effectiveness of the learnable features </w:t>
      </w:r>
      <w:commentRangeEnd w:id="198"/>
      <w:r w:rsidR="00DB0275">
        <w:rPr>
          <w:rStyle w:val="CommentReference"/>
        </w:rPr>
        <w:commentReference w:id="198"/>
      </w:r>
      <w:r>
        <w:t xml:space="preserve">present in </w:t>
      </w:r>
      <w:proofErr w:type="spellStart"/>
      <w:r>
        <w:t>PoseOFF</w:t>
      </w:r>
      <w:proofErr w:type="spellEnd"/>
      <w:r>
        <w:t xml:space="preserve"> data, we evaluated each model at different </w:t>
      </w:r>
      <w:commentRangeStart w:id="199"/>
      <w:proofErr w:type="spellStart"/>
      <w:proofErr w:type="gramStart"/>
      <w:r>
        <w:t>observa-tion</w:t>
      </w:r>
      <w:proofErr w:type="spellEnd"/>
      <w:proofErr w:type="gramEnd"/>
      <w:r>
        <w:t xml:space="preserve"> ratios of the input sequence</w:t>
      </w:r>
      <w:commentRangeEnd w:id="199"/>
      <w:r w:rsidR="00DB0275">
        <w:rPr>
          <w:rStyle w:val="CommentReference"/>
        </w:rPr>
        <w:commentReference w:id="199"/>
      </w:r>
      <w:r>
        <w:t>. The models evaluated were trained on 100% observation ratio and were evaluated at 10% observation</w:t>
      </w:r>
      <w:r>
        <w:rPr>
          <w:spacing w:val="-2"/>
        </w:rPr>
        <w:t xml:space="preserve"> </w:t>
      </w:r>
      <w:r>
        <w:t>ratio</w:t>
      </w:r>
      <w:r>
        <w:rPr>
          <w:spacing w:val="-2"/>
        </w:rPr>
        <w:t xml:space="preserve"> </w:t>
      </w:r>
      <w:r>
        <w:t>intervals.</w:t>
      </w:r>
      <w:r>
        <w:rPr>
          <w:spacing w:val="-2"/>
        </w:rPr>
        <w:t xml:space="preserve"> </w:t>
      </w:r>
      <w:r>
        <w:t>The</w:t>
      </w:r>
      <w:r>
        <w:rPr>
          <w:spacing w:val="-3"/>
        </w:rPr>
        <w:t xml:space="preserve"> </w:t>
      </w:r>
      <w:proofErr w:type="spellStart"/>
      <w:r>
        <w:t>InfoGCN</w:t>
      </w:r>
      <w:proofErr w:type="spellEnd"/>
      <w:r>
        <w:t>++</w:t>
      </w:r>
      <w:r>
        <w:rPr>
          <w:spacing w:val="-2"/>
        </w:rPr>
        <w:t xml:space="preserve"> </w:t>
      </w:r>
      <w:r>
        <w:t>model</w:t>
      </w:r>
      <w:r>
        <w:rPr>
          <w:spacing w:val="-2"/>
        </w:rPr>
        <w:t xml:space="preserve"> </w:t>
      </w:r>
      <w:r>
        <w:t>produces</w:t>
      </w:r>
      <w:r>
        <w:rPr>
          <w:spacing w:val="-2"/>
        </w:rPr>
        <w:t xml:space="preserve"> </w:t>
      </w:r>
      <w:del w:id="200" w:author="Christopher McCarthy" w:date="2025-12-08T11:15:00Z" w16du:dateUtc="2025-12-08T00:15:00Z">
        <w:r w:rsidDel="00AE44BF">
          <w:delText>a</w:delText>
        </w:r>
      </w:del>
      <w:ins w:id="201" w:author="Christopher McCarthy" w:date="2025-12-08T11:15:00Z" w16du:dateUtc="2025-12-08T00:15:00Z">
        <w:r w:rsidR="00AE44BF">
          <w:t>an</w:t>
        </w:r>
      </w:ins>
      <w:r>
        <w:t xml:space="preserve"> action class prediction for every frame of the input sequence (64 frame input), so the observation ratio interval evaluations were not necessary for this model. These results are presented </w:t>
      </w:r>
      <w:commentRangeStart w:id="202"/>
      <w:r>
        <w:t xml:space="preserve">in </w:t>
      </w:r>
      <w:hyperlink w:anchor="_bookmark4" w:history="1">
        <w:r>
          <w:t>3</w:t>
        </w:r>
      </w:hyperlink>
      <w:r>
        <w:t xml:space="preserve"> and </w:t>
      </w:r>
      <w:hyperlink w:anchor="_bookmark5" w:history="1">
        <w:r>
          <w:t>4.</w:t>
        </w:r>
      </w:hyperlink>
      <w:commentRangeEnd w:id="202"/>
      <w:r w:rsidR="00AE44BF">
        <w:rPr>
          <w:rStyle w:val="CommentReference"/>
        </w:rPr>
        <w:commentReference w:id="202"/>
      </w:r>
    </w:p>
    <w:p w14:paraId="25C21D2D" w14:textId="77777777" w:rsidR="00C50428" w:rsidRDefault="00A23A38">
      <w:pPr>
        <w:pStyle w:val="BodyText"/>
        <w:spacing w:line="249" w:lineRule="auto"/>
        <w:ind w:left="259" w:firstLine="199"/>
      </w:pPr>
      <w:r>
        <w:t xml:space="preserve">These experiments were designed to test whether </w:t>
      </w:r>
      <w:proofErr w:type="spellStart"/>
      <w:r>
        <w:t>PoseOFF</w:t>
      </w:r>
      <w:proofErr w:type="spellEnd"/>
      <w:r>
        <w:t xml:space="preserve"> </w:t>
      </w:r>
      <w:commentRangeStart w:id="203"/>
      <w:r>
        <w:t xml:space="preserve">effectively extracts human early visual motion cue </w:t>
      </w:r>
      <w:proofErr w:type="spellStart"/>
      <w:r>
        <w:t>informa-tion</w:t>
      </w:r>
      <w:proofErr w:type="spellEnd"/>
      <w:r>
        <w:t xml:space="preserve">. </w:t>
      </w:r>
      <w:commentRangeEnd w:id="203"/>
      <w:r w:rsidR="00F9596B">
        <w:rPr>
          <w:rStyle w:val="CommentReference"/>
        </w:rPr>
        <w:commentReference w:id="203"/>
      </w:r>
      <w:r>
        <w:t xml:space="preserve">Additionally, </w:t>
      </w:r>
      <w:commentRangeStart w:id="204"/>
      <w:r>
        <w:t xml:space="preserve">we were seeking to understand the role </w:t>
      </w:r>
      <w:proofErr w:type="gramStart"/>
      <w:r>
        <w:t>of human</w:t>
      </w:r>
      <w:proofErr w:type="gramEnd"/>
      <w:r>
        <w:t xml:space="preserve"> early visual motion cues in providing standard human skeleton action recognition </w:t>
      </w:r>
      <w:proofErr w:type="gramStart"/>
      <w:r>
        <w:t>models</w:t>
      </w:r>
      <w:proofErr w:type="gramEnd"/>
      <w:r>
        <w:t xml:space="preserve"> the ability to anticipate human actions.</w:t>
      </w:r>
      <w:commentRangeEnd w:id="204"/>
      <w:r w:rsidR="001164CE">
        <w:rPr>
          <w:rStyle w:val="CommentReference"/>
        </w:rPr>
        <w:commentReference w:id="204"/>
      </w:r>
    </w:p>
    <w:p w14:paraId="25C21D2E" w14:textId="1B0E76EC" w:rsidR="00C50428" w:rsidRDefault="00A23A38">
      <w:pPr>
        <w:pStyle w:val="BodyText"/>
        <w:spacing w:line="249" w:lineRule="auto"/>
        <w:ind w:left="259" w:firstLine="199"/>
      </w:pPr>
      <w:commentRangeStart w:id="205"/>
      <w:r>
        <w:t xml:space="preserve">The action </w:t>
      </w:r>
      <w:r>
        <w:t xml:space="preserve">anticipation </w:t>
      </w:r>
      <w:r>
        <w:t>results are an indication that the embedding</w:t>
      </w:r>
      <w:r>
        <w:rPr>
          <w:spacing w:val="-4"/>
        </w:rPr>
        <w:t xml:space="preserve"> </w:t>
      </w:r>
      <w:r>
        <w:t>of</w:t>
      </w:r>
      <w:r>
        <w:rPr>
          <w:spacing w:val="-3"/>
        </w:rPr>
        <w:t xml:space="preserve"> </w:t>
      </w:r>
      <w:r>
        <w:t>the</w:t>
      </w:r>
      <w:r>
        <w:rPr>
          <w:spacing w:val="-4"/>
        </w:rPr>
        <w:t xml:space="preserve"> </w:t>
      </w:r>
      <w:r>
        <w:t>features</w:t>
      </w:r>
      <w:r>
        <w:rPr>
          <w:spacing w:val="-3"/>
        </w:rPr>
        <w:t xml:space="preserve"> </w:t>
      </w:r>
      <w:r>
        <w:t>extracted</w:t>
      </w:r>
      <w:r>
        <w:rPr>
          <w:spacing w:val="-4"/>
        </w:rPr>
        <w:t xml:space="preserve"> </w:t>
      </w:r>
      <w:r>
        <w:t>with</w:t>
      </w:r>
      <w:r>
        <w:rPr>
          <w:spacing w:val="-4"/>
        </w:rPr>
        <w:t xml:space="preserve"> </w:t>
      </w:r>
      <w:r>
        <w:t>the</w:t>
      </w:r>
      <w:r>
        <w:rPr>
          <w:spacing w:val="-3"/>
        </w:rPr>
        <w:t xml:space="preserve"> </w:t>
      </w:r>
      <w:proofErr w:type="spellStart"/>
      <w:r>
        <w:t>PoseOFF</w:t>
      </w:r>
      <w:proofErr w:type="spellEnd"/>
      <w:r>
        <w:rPr>
          <w:spacing w:val="-4"/>
        </w:rPr>
        <w:t xml:space="preserve"> </w:t>
      </w:r>
      <w:r>
        <w:t xml:space="preserve">method </w:t>
      </w:r>
      <w:proofErr w:type="gramStart"/>
      <w:r>
        <w:t>are able to</w:t>
      </w:r>
      <w:proofErr w:type="gramEnd"/>
      <w:r>
        <w:t xml:space="preserve"> anticipate the action happening in the videos more accurately, and with fewer frames. </w:t>
      </w:r>
      <w:commentRangeEnd w:id="205"/>
      <w:r w:rsidR="009F2963">
        <w:rPr>
          <w:rStyle w:val="CommentReference"/>
        </w:rPr>
        <w:commentReference w:id="205"/>
      </w:r>
      <w:commentRangeStart w:id="206"/>
      <w:r>
        <w:t xml:space="preserve">The gray dotted </w:t>
      </w:r>
      <w:proofErr w:type="gramStart"/>
      <w:r>
        <w:t>lines</w:t>
      </w:r>
      <w:proofErr w:type="gramEnd"/>
      <w:r>
        <w:t xml:space="preserve"> in these graphs </w:t>
      </w:r>
      <w:proofErr w:type="gramStart"/>
      <w:r>
        <w:t>is</w:t>
      </w:r>
      <w:proofErr w:type="gramEnd"/>
      <w:r>
        <w:t xml:space="preserve"> used to indicate the highest performance of</w:t>
      </w:r>
      <w:r>
        <w:rPr>
          <w:spacing w:val="80"/>
          <w:w w:val="150"/>
        </w:rPr>
        <w:t xml:space="preserve"> </w:t>
      </w:r>
      <w:r>
        <w:t xml:space="preserve">the base model, </w:t>
      </w:r>
      <w:proofErr w:type="gramStart"/>
      <w:r>
        <w:t>in order to</w:t>
      </w:r>
      <w:proofErr w:type="gramEnd"/>
      <w:r>
        <w:t xml:space="preserve"> compare </w:t>
      </w:r>
      <w:proofErr w:type="gramStart"/>
      <w:r>
        <w:t>it’s</w:t>
      </w:r>
      <w:proofErr w:type="gramEnd"/>
      <w:r>
        <w:t xml:space="preserve"> performance with the </w:t>
      </w:r>
      <w:proofErr w:type="spellStart"/>
      <w:r>
        <w:t>PoseOFF</w:t>
      </w:r>
      <w:proofErr w:type="spellEnd"/>
      <w:r>
        <w:t xml:space="preserve"> embedded versions of the models</w:t>
      </w:r>
      <w:commentRangeEnd w:id="206"/>
      <w:r w:rsidR="00FB0090">
        <w:rPr>
          <w:rStyle w:val="CommentReference"/>
        </w:rPr>
        <w:commentReference w:id="206"/>
      </w:r>
      <w:r>
        <w:t>.</w:t>
      </w:r>
    </w:p>
    <w:p w14:paraId="25C21D2F" w14:textId="77777777" w:rsidR="00C50428" w:rsidRDefault="00A23A38">
      <w:pPr>
        <w:pStyle w:val="BodyText"/>
        <w:spacing w:line="249" w:lineRule="auto"/>
        <w:ind w:left="259" w:firstLine="199"/>
      </w:pPr>
      <w:commentRangeStart w:id="207"/>
      <w:r>
        <w:t xml:space="preserve">The action anticipation results on the NTU RGB+D 60 dataset, shown in Figure </w:t>
      </w:r>
      <w:hyperlink w:anchor="_bookmark4" w:history="1">
        <w:r>
          <w:t>3,</w:t>
        </w:r>
      </w:hyperlink>
      <w:r>
        <w:t xml:space="preserve"> show that all models </w:t>
      </w:r>
      <w:proofErr w:type="gramStart"/>
      <w:r>
        <w:t>are able to</w:t>
      </w:r>
      <w:proofErr w:type="gramEnd"/>
      <w:r>
        <w:t xml:space="preserve"> predict</w:t>
      </w:r>
      <w:r>
        <w:rPr>
          <w:spacing w:val="40"/>
        </w:rPr>
        <w:t xml:space="preserve"> </w:t>
      </w:r>
      <w:r>
        <w:t>the</w:t>
      </w:r>
      <w:r>
        <w:rPr>
          <w:spacing w:val="40"/>
        </w:rPr>
        <w:t xml:space="preserve"> </w:t>
      </w:r>
      <w:r>
        <w:t>action</w:t>
      </w:r>
      <w:r>
        <w:rPr>
          <w:spacing w:val="40"/>
        </w:rPr>
        <w:t xml:space="preserve"> </w:t>
      </w:r>
      <w:r>
        <w:t>taking</w:t>
      </w:r>
      <w:r>
        <w:rPr>
          <w:spacing w:val="40"/>
        </w:rPr>
        <w:t xml:space="preserve"> </w:t>
      </w:r>
      <w:r>
        <w:t>place</w:t>
      </w:r>
      <w:r>
        <w:rPr>
          <w:spacing w:val="40"/>
        </w:rPr>
        <w:t xml:space="preserve"> </w:t>
      </w:r>
      <w:r>
        <w:t>with</w:t>
      </w:r>
      <w:r>
        <w:rPr>
          <w:spacing w:val="40"/>
        </w:rPr>
        <w:t xml:space="preserve"> </w:t>
      </w:r>
      <w:r>
        <w:t>fewer</w:t>
      </w:r>
      <w:r>
        <w:rPr>
          <w:spacing w:val="40"/>
        </w:rPr>
        <w:t xml:space="preserve"> </w:t>
      </w:r>
      <w:r>
        <w:t>frames.</w:t>
      </w:r>
      <w:r>
        <w:rPr>
          <w:spacing w:val="40"/>
        </w:rPr>
        <w:t xml:space="preserve"> </w:t>
      </w:r>
      <w:commentRangeEnd w:id="207"/>
      <w:r w:rsidR="00FA44EC">
        <w:rPr>
          <w:rStyle w:val="CommentReference"/>
        </w:rPr>
        <w:commentReference w:id="207"/>
      </w:r>
      <w:commentRangeStart w:id="208"/>
      <w:r>
        <w:t>For</w:t>
      </w:r>
      <w:r>
        <w:rPr>
          <w:spacing w:val="40"/>
        </w:rPr>
        <w:t xml:space="preserve"> </w:t>
      </w:r>
      <w:r>
        <w:t xml:space="preserve">the ST-GCN++ and MS-G3D models, the </w:t>
      </w:r>
      <w:proofErr w:type="spellStart"/>
      <w:r>
        <w:t>PoseOFF</w:t>
      </w:r>
      <w:proofErr w:type="spellEnd"/>
      <w:r>
        <w:t xml:space="preserve"> embedded version</w:t>
      </w:r>
      <w:r>
        <w:rPr>
          <w:spacing w:val="40"/>
        </w:rPr>
        <w:t xml:space="preserve"> </w:t>
      </w:r>
      <w:r>
        <w:t>of</w:t>
      </w:r>
      <w:r>
        <w:rPr>
          <w:spacing w:val="40"/>
        </w:rPr>
        <w:t xml:space="preserve"> </w:t>
      </w:r>
      <w:r>
        <w:t>the</w:t>
      </w:r>
      <w:r>
        <w:rPr>
          <w:spacing w:val="40"/>
        </w:rPr>
        <w:t xml:space="preserve"> </w:t>
      </w:r>
      <w:r>
        <w:t>model</w:t>
      </w:r>
      <w:r>
        <w:rPr>
          <w:spacing w:val="40"/>
        </w:rPr>
        <w:t xml:space="preserve"> </w:t>
      </w:r>
      <w:r>
        <w:t>only</w:t>
      </w:r>
      <w:r>
        <w:rPr>
          <w:spacing w:val="40"/>
        </w:rPr>
        <w:t xml:space="preserve"> </w:t>
      </w:r>
      <w:r>
        <w:t>needs</w:t>
      </w:r>
      <w:r>
        <w:rPr>
          <w:spacing w:val="40"/>
        </w:rPr>
        <w:t xml:space="preserve"> </w:t>
      </w:r>
      <w:r>
        <w:t>to</w:t>
      </w:r>
      <w:r>
        <w:rPr>
          <w:spacing w:val="40"/>
        </w:rPr>
        <w:t xml:space="preserve"> </w:t>
      </w:r>
      <w:r>
        <w:t>observe</w:t>
      </w:r>
      <w:r>
        <w:rPr>
          <w:spacing w:val="40"/>
        </w:rPr>
        <w:t xml:space="preserve"> </w:t>
      </w:r>
      <w:r>
        <w:t>80%</w:t>
      </w:r>
      <w:r>
        <w:rPr>
          <w:spacing w:val="40"/>
        </w:rPr>
        <w:t xml:space="preserve"> </w:t>
      </w:r>
      <w:r>
        <w:t>of</w:t>
      </w:r>
      <w:r>
        <w:rPr>
          <w:spacing w:val="40"/>
        </w:rPr>
        <w:t xml:space="preserve"> </w:t>
      </w:r>
      <w:r>
        <w:t>the entire action sequence to achieve the same performance as the base</w:t>
      </w:r>
      <w:r>
        <w:rPr>
          <w:spacing w:val="24"/>
        </w:rPr>
        <w:t xml:space="preserve"> </w:t>
      </w:r>
      <w:r>
        <w:t>model</w:t>
      </w:r>
      <w:r>
        <w:rPr>
          <w:spacing w:val="25"/>
        </w:rPr>
        <w:t xml:space="preserve"> </w:t>
      </w:r>
      <w:r>
        <w:t>at</w:t>
      </w:r>
      <w:r>
        <w:rPr>
          <w:spacing w:val="25"/>
        </w:rPr>
        <w:t xml:space="preserve"> </w:t>
      </w:r>
      <w:r>
        <w:t>100%</w:t>
      </w:r>
      <w:r>
        <w:rPr>
          <w:spacing w:val="25"/>
        </w:rPr>
        <w:t xml:space="preserve"> </w:t>
      </w:r>
      <w:r>
        <w:t>observation</w:t>
      </w:r>
      <w:r>
        <w:rPr>
          <w:spacing w:val="25"/>
        </w:rPr>
        <w:t xml:space="preserve"> </w:t>
      </w:r>
      <w:r>
        <w:t>ratio</w:t>
      </w:r>
      <w:commentRangeEnd w:id="208"/>
      <w:r w:rsidR="00E82715">
        <w:rPr>
          <w:rStyle w:val="CommentReference"/>
        </w:rPr>
        <w:commentReference w:id="208"/>
      </w:r>
      <w:r>
        <w:t>.</w:t>
      </w:r>
      <w:r>
        <w:rPr>
          <w:spacing w:val="24"/>
        </w:rPr>
        <w:t xml:space="preserve"> </w:t>
      </w:r>
      <w:r>
        <w:t>At</w:t>
      </w:r>
      <w:r>
        <w:rPr>
          <w:spacing w:val="25"/>
        </w:rPr>
        <w:t xml:space="preserve"> </w:t>
      </w:r>
      <w:r>
        <w:t>lower</w:t>
      </w:r>
      <w:r>
        <w:rPr>
          <w:spacing w:val="25"/>
        </w:rPr>
        <w:t xml:space="preserve"> </w:t>
      </w:r>
      <w:r>
        <w:rPr>
          <w:spacing w:val="-2"/>
        </w:rPr>
        <w:t>observation</w:t>
      </w:r>
    </w:p>
    <w:p w14:paraId="25C21D30" w14:textId="77777777" w:rsidR="00C50428" w:rsidRDefault="00A23A38">
      <w:pPr>
        <w:pStyle w:val="BodyText"/>
        <w:spacing w:before="71" w:line="249" w:lineRule="auto"/>
        <w:ind w:left="199" w:right="257"/>
      </w:pPr>
      <w:r>
        <w:br w:type="column"/>
      </w:r>
      <w:r>
        <w:t xml:space="preserve">ratios, the ST-GCN++ base model </w:t>
      </w:r>
      <w:proofErr w:type="gramStart"/>
      <w:r>
        <w:t>is able to</w:t>
      </w:r>
      <w:proofErr w:type="gramEnd"/>
      <w:r>
        <w:t xml:space="preserve"> predict the action more accurately than the </w:t>
      </w:r>
      <w:proofErr w:type="spellStart"/>
      <w:r>
        <w:t>PoseOFF</w:t>
      </w:r>
      <w:proofErr w:type="spellEnd"/>
      <w:r>
        <w:t xml:space="preserve"> embedded model. For </w:t>
      </w:r>
      <w:proofErr w:type="spellStart"/>
      <w:r>
        <w:t>InfoGCN</w:t>
      </w:r>
      <w:proofErr w:type="spellEnd"/>
      <w:r>
        <w:t xml:space="preserve">++, which was specifically designed for the task of action anticipation, the </w:t>
      </w:r>
      <w:proofErr w:type="spellStart"/>
      <w:r>
        <w:t>PoseOFF</w:t>
      </w:r>
      <w:proofErr w:type="spellEnd"/>
      <w:r>
        <w:t xml:space="preserve"> embedded version of the model needs to only see approximately half of the input sequence to achieve the same performance as the base model at 100% observation ratio.</w:t>
      </w:r>
    </w:p>
    <w:p w14:paraId="25C21D31" w14:textId="77777777" w:rsidR="00C50428" w:rsidRDefault="00A23A38">
      <w:pPr>
        <w:pStyle w:val="BodyText"/>
        <w:spacing w:line="249" w:lineRule="auto"/>
        <w:ind w:left="199" w:right="257" w:firstLine="199"/>
      </w:pPr>
      <w:commentRangeStart w:id="209"/>
      <w:r>
        <w:t xml:space="preserve">The action anticipation results on the UCF-101 dataset, shown in Figure </w:t>
      </w:r>
      <w:hyperlink w:anchor="_bookmark5" w:history="1">
        <w:r>
          <w:t>4,</w:t>
        </w:r>
      </w:hyperlink>
      <w:r>
        <w:t xml:space="preserve"> highlights the fact that </w:t>
      </w:r>
      <w:proofErr w:type="spellStart"/>
      <w:r>
        <w:t>PoseOFF</w:t>
      </w:r>
      <w:proofErr w:type="spellEnd"/>
      <w:r>
        <w:t xml:space="preserve"> </w:t>
      </w:r>
      <w:proofErr w:type="gramStart"/>
      <w:r>
        <w:t>embed-</w:t>
      </w:r>
      <w:proofErr w:type="spellStart"/>
      <w:r>
        <w:t>ded</w:t>
      </w:r>
      <w:proofErr w:type="spellEnd"/>
      <w:proofErr w:type="gramEnd"/>
      <w:r>
        <w:t xml:space="preserve"> models are much stronger at the task of human action </w:t>
      </w:r>
      <w:r>
        <w:rPr>
          <w:spacing w:val="-2"/>
        </w:rPr>
        <w:t>anticipation.</w:t>
      </w:r>
      <w:commentRangeEnd w:id="209"/>
      <w:r w:rsidR="00CB12E3">
        <w:rPr>
          <w:rStyle w:val="CommentReference"/>
        </w:rPr>
        <w:commentReference w:id="209"/>
      </w:r>
    </w:p>
    <w:p w14:paraId="25C21D32" w14:textId="77777777" w:rsidR="00C50428" w:rsidRDefault="00A23A38">
      <w:pPr>
        <w:pStyle w:val="BodyText"/>
        <w:spacing w:line="249" w:lineRule="auto"/>
        <w:ind w:left="199" w:right="257" w:firstLine="199"/>
      </w:pPr>
      <w:commentRangeStart w:id="210"/>
      <w:r>
        <w:t>These</w:t>
      </w:r>
      <w:r>
        <w:rPr>
          <w:spacing w:val="-9"/>
        </w:rPr>
        <w:t xml:space="preserve"> </w:t>
      </w:r>
      <w:r>
        <w:t>results</w:t>
      </w:r>
      <w:r>
        <w:rPr>
          <w:spacing w:val="-9"/>
        </w:rPr>
        <w:t xml:space="preserve"> </w:t>
      </w:r>
      <w:r>
        <w:t>demonstrate</w:t>
      </w:r>
      <w:r>
        <w:rPr>
          <w:spacing w:val="-9"/>
        </w:rPr>
        <w:t xml:space="preserve"> </w:t>
      </w:r>
      <w:r>
        <w:t>that</w:t>
      </w:r>
      <w:r>
        <w:rPr>
          <w:spacing w:val="-9"/>
        </w:rPr>
        <w:t xml:space="preserve"> </w:t>
      </w:r>
      <w:proofErr w:type="gramStart"/>
      <w:r>
        <w:t>out</w:t>
      </w:r>
      <w:proofErr w:type="gramEnd"/>
      <w:r>
        <w:rPr>
          <w:spacing w:val="-9"/>
        </w:rPr>
        <w:t xml:space="preserve"> </w:t>
      </w:r>
      <w:r>
        <w:t>method</w:t>
      </w:r>
      <w:r>
        <w:rPr>
          <w:spacing w:val="-9"/>
        </w:rPr>
        <w:t xml:space="preserve"> </w:t>
      </w:r>
      <w:proofErr w:type="gramStart"/>
      <w:r>
        <w:t>is</w:t>
      </w:r>
      <w:r>
        <w:rPr>
          <w:spacing w:val="-9"/>
        </w:rPr>
        <w:t xml:space="preserve"> </w:t>
      </w:r>
      <w:r>
        <w:t>able</w:t>
      </w:r>
      <w:r>
        <w:rPr>
          <w:spacing w:val="-9"/>
        </w:rPr>
        <w:t xml:space="preserve"> </w:t>
      </w:r>
      <w:r>
        <w:t>to</w:t>
      </w:r>
      <w:proofErr w:type="gramEnd"/>
      <w:r>
        <w:rPr>
          <w:spacing w:val="-9"/>
        </w:rPr>
        <w:t xml:space="preserve"> </w:t>
      </w:r>
      <w:r>
        <w:t>increase the</w:t>
      </w:r>
      <w:r>
        <w:rPr>
          <w:spacing w:val="-5"/>
        </w:rPr>
        <w:t xml:space="preserve"> </w:t>
      </w:r>
      <w:r>
        <w:t>overall</w:t>
      </w:r>
      <w:r>
        <w:rPr>
          <w:spacing w:val="-5"/>
        </w:rPr>
        <w:t xml:space="preserve"> </w:t>
      </w:r>
      <w:r>
        <w:t>performance</w:t>
      </w:r>
      <w:r>
        <w:rPr>
          <w:spacing w:val="-5"/>
        </w:rPr>
        <w:t xml:space="preserve"> </w:t>
      </w:r>
      <w:r>
        <w:t>of</w:t>
      </w:r>
      <w:r>
        <w:rPr>
          <w:spacing w:val="-5"/>
        </w:rPr>
        <w:t xml:space="preserve"> </w:t>
      </w:r>
      <w:r>
        <w:t>models</w:t>
      </w:r>
      <w:r>
        <w:rPr>
          <w:spacing w:val="-5"/>
        </w:rPr>
        <w:t xml:space="preserve"> </w:t>
      </w:r>
      <w:r>
        <w:t>on</w:t>
      </w:r>
      <w:r>
        <w:rPr>
          <w:spacing w:val="-5"/>
        </w:rPr>
        <w:t xml:space="preserve"> </w:t>
      </w:r>
      <w:r>
        <w:t>noisy,</w:t>
      </w:r>
      <w:r>
        <w:rPr>
          <w:spacing w:val="-5"/>
        </w:rPr>
        <w:t xml:space="preserve"> </w:t>
      </w:r>
      <w:r>
        <w:t>and</w:t>
      </w:r>
      <w:r>
        <w:rPr>
          <w:spacing w:val="-5"/>
        </w:rPr>
        <w:t xml:space="preserve"> </w:t>
      </w:r>
      <w:r>
        <w:t>more</w:t>
      </w:r>
      <w:r>
        <w:rPr>
          <w:spacing w:val="-5"/>
        </w:rPr>
        <w:t xml:space="preserve"> </w:t>
      </w:r>
      <w:r>
        <w:t xml:space="preserve">realistic </w:t>
      </w:r>
      <w:r>
        <w:rPr>
          <w:spacing w:val="-2"/>
        </w:rPr>
        <w:t>datasets.</w:t>
      </w:r>
      <w:commentRangeEnd w:id="210"/>
      <w:r w:rsidR="00F10C83">
        <w:rPr>
          <w:rStyle w:val="CommentReference"/>
        </w:rPr>
        <w:commentReference w:id="210"/>
      </w:r>
    </w:p>
    <w:p w14:paraId="25C21D33" w14:textId="77777777" w:rsidR="00C50428" w:rsidRDefault="00A23A38">
      <w:pPr>
        <w:pStyle w:val="BodyText"/>
        <w:spacing w:line="249" w:lineRule="auto"/>
        <w:ind w:left="199" w:right="257" w:firstLine="199"/>
      </w:pPr>
      <w:r>
        <w:t>The modifications made to the skeleton action recognition models</w:t>
      </w:r>
      <w:r>
        <w:rPr>
          <w:spacing w:val="36"/>
        </w:rPr>
        <w:t xml:space="preserve"> </w:t>
      </w:r>
      <w:r>
        <w:t>were</w:t>
      </w:r>
      <w:r>
        <w:rPr>
          <w:spacing w:val="36"/>
        </w:rPr>
        <w:t xml:space="preserve"> </w:t>
      </w:r>
      <w:r>
        <w:t>only</w:t>
      </w:r>
      <w:r>
        <w:rPr>
          <w:spacing w:val="36"/>
        </w:rPr>
        <w:t xml:space="preserve"> </w:t>
      </w:r>
      <w:r>
        <w:t>in</w:t>
      </w:r>
      <w:r>
        <w:rPr>
          <w:spacing w:val="36"/>
        </w:rPr>
        <w:t xml:space="preserve"> </w:t>
      </w:r>
      <w:r>
        <w:t>the</w:t>
      </w:r>
      <w:r>
        <w:rPr>
          <w:spacing w:val="36"/>
        </w:rPr>
        <w:t xml:space="preserve"> </w:t>
      </w:r>
      <w:r>
        <w:t>first</w:t>
      </w:r>
      <w:r>
        <w:rPr>
          <w:spacing w:val="36"/>
        </w:rPr>
        <w:t xml:space="preserve"> </w:t>
      </w:r>
      <w:r>
        <w:t>layers</w:t>
      </w:r>
      <w:r>
        <w:rPr>
          <w:spacing w:val="36"/>
        </w:rPr>
        <w:t xml:space="preserve"> </w:t>
      </w:r>
      <w:r>
        <w:t>of</w:t>
      </w:r>
      <w:r>
        <w:rPr>
          <w:spacing w:val="36"/>
        </w:rPr>
        <w:t xml:space="preserve"> </w:t>
      </w:r>
      <w:r>
        <w:t>the</w:t>
      </w:r>
      <w:r>
        <w:rPr>
          <w:spacing w:val="36"/>
        </w:rPr>
        <w:t xml:space="preserve"> </w:t>
      </w:r>
      <w:proofErr w:type="gramStart"/>
      <w:r>
        <w:t>model,</w:t>
      </w:r>
      <w:r>
        <w:rPr>
          <w:spacing w:val="36"/>
        </w:rPr>
        <w:t xml:space="preserve"> </w:t>
      </w:r>
      <w:r>
        <w:t>and</w:t>
      </w:r>
      <w:proofErr w:type="gramEnd"/>
      <w:r>
        <w:rPr>
          <w:spacing w:val="36"/>
        </w:rPr>
        <w:t xml:space="preserve"> </w:t>
      </w:r>
      <w:r>
        <w:t xml:space="preserve">did not significantly alter inner workings of the models. These results demonstrate the effectiveness of data extracted using the </w:t>
      </w:r>
      <w:proofErr w:type="spellStart"/>
      <w:r>
        <w:t>PoseOFF</w:t>
      </w:r>
      <w:proofErr w:type="spellEnd"/>
      <w:r>
        <w:t xml:space="preserve"> method. We believe that the data produced from the </w:t>
      </w:r>
      <w:proofErr w:type="spellStart"/>
      <w:r>
        <w:t>PoseOFF</w:t>
      </w:r>
      <w:proofErr w:type="spellEnd"/>
      <w:r>
        <w:t xml:space="preserve"> extraction method can be easily implemented in any skeleton-based action recognition model to improve the model’s action recognition and anticipation ability.</w:t>
      </w:r>
    </w:p>
    <w:p w14:paraId="25C21D34" w14:textId="77777777" w:rsidR="00C50428" w:rsidRDefault="00A23A38">
      <w:pPr>
        <w:pStyle w:val="BodyText"/>
        <w:spacing w:line="249" w:lineRule="auto"/>
        <w:ind w:left="199" w:right="257" w:firstLine="199"/>
      </w:pPr>
      <w:r>
        <w:t xml:space="preserve">Existing skeleton-based action recognition models can be easily modified </w:t>
      </w:r>
      <w:proofErr w:type="gramStart"/>
      <w:r>
        <w:t>in order to</w:t>
      </w:r>
      <w:proofErr w:type="gramEnd"/>
      <w:r>
        <w:t xml:space="preserve"> learn features extracted with </w:t>
      </w:r>
      <w:proofErr w:type="spellStart"/>
      <w:r>
        <w:t>PoseOFF</w:t>
      </w:r>
      <w:proofErr w:type="spellEnd"/>
      <w:r>
        <w:t xml:space="preserve">. This can improve </w:t>
      </w:r>
      <w:proofErr w:type="gramStart"/>
      <w:r>
        <w:t>the model</w:t>
      </w:r>
      <w:proofErr w:type="gramEnd"/>
      <w:r>
        <w:t xml:space="preserve"> performance for both human action classification and action anticipatio</w:t>
      </w:r>
      <w:commentRangeStart w:id="211"/>
      <w:r>
        <w:t>n.</w:t>
      </w:r>
      <w:commentRangeEnd w:id="211"/>
      <w:r w:rsidR="005D7615">
        <w:rPr>
          <w:rStyle w:val="CommentReference"/>
        </w:rPr>
        <w:commentReference w:id="211"/>
      </w:r>
    </w:p>
    <w:p w14:paraId="25C21D35" w14:textId="77777777" w:rsidR="00C50428" w:rsidRDefault="00A23A38">
      <w:pPr>
        <w:pStyle w:val="ListParagraph"/>
        <w:numPr>
          <w:ilvl w:val="0"/>
          <w:numId w:val="5"/>
        </w:numPr>
        <w:tabs>
          <w:tab w:val="left" w:pos="2260"/>
        </w:tabs>
        <w:spacing w:before="51"/>
        <w:ind w:left="2260" w:hanging="266"/>
        <w:jc w:val="left"/>
        <w:rPr>
          <w:sz w:val="20"/>
        </w:rPr>
      </w:pPr>
      <w:bookmarkStart w:id="212" w:name="Conclusion"/>
      <w:bookmarkEnd w:id="212"/>
      <w:r>
        <w:rPr>
          <w:smallCaps/>
          <w:spacing w:val="-2"/>
          <w:sz w:val="20"/>
        </w:rPr>
        <w:t>Conclusion</w:t>
      </w:r>
    </w:p>
    <w:p w14:paraId="25C21D36" w14:textId="77777777" w:rsidR="00C50428" w:rsidRDefault="00A23A38">
      <w:pPr>
        <w:pStyle w:val="BodyText"/>
        <w:spacing w:before="64" w:line="249" w:lineRule="auto"/>
        <w:ind w:left="199" w:right="257" w:firstLine="199"/>
      </w:pPr>
      <w:r>
        <w:t xml:space="preserve">We have demonstrated that the embedding of human early visual motion cues into established skeleton based human action recognition can improve the action classification and </w:t>
      </w:r>
      <w:commentRangeStart w:id="213"/>
      <w:r>
        <w:t>action anticipation accuracy</w:t>
      </w:r>
      <w:commentRangeEnd w:id="213"/>
      <w:r w:rsidR="00D2449D">
        <w:rPr>
          <w:rStyle w:val="CommentReference"/>
        </w:rPr>
        <w:commentReference w:id="213"/>
      </w:r>
      <w:r>
        <w:t xml:space="preserve">. We have also shown that </w:t>
      </w:r>
      <w:proofErr w:type="gramStart"/>
      <w:r>
        <w:t>.....</w:t>
      </w:r>
      <w:proofErr w:type="gramEnd"/>
    </w:p>
    <w:p w14:paraId="25C21D37" w14:textId="77777777" w:rsidR="00C50428" w:rsidRDefault="00A23A38">
      <w:pPr>
        <w:pStyle w:val="BodyText"/>
        <w:spacing w:line="249" w:lineRule="auto"/>
        <w:ind w:left="199" w:right="257" w:firstLine="199"/>
      </w:pPr>
      <w:r>
        <w:t xml:space="preserve">The implementation of </w:t>
      </w:r>
      <w:proofErr w:type="spellStart"/>
      <w:r>
        <w:t>PoseOFF</w:t>
      </w:r>
      <w:proofErr w:type="spellEnd"/>
      <w:r>
        <w:t xml:space="preserve"> into existing skeleton-based action recognition models requires only a minor </w:t>
      </w:r>
      <w:proofErr w:type="spellStart"/>
      <w:r>
        <w:t>modi-fication</w:t>
      </w:r>
      <w:proofErr w:type="spellEnd"/>
      <w:r>
        <w:t xml:space="preserve"> to the model’s embedding layer. </w:t>
      </w:r>
      <w:commentRangeStart w:id="214"/>
      <w:proofErr w:type="spellStart"/>
      <w:r>
        <w:t>PoseOFF</w:t>
      </w:r>
      <w:proofErr w:type="spellEnd"/>
      <w:r>
        <w:t xml:space="preserve"> presents a considerably more data efficient method of embedding this nuanced human early visual motion cue information into existing models.</w:t>
      </w:r>
      <w:commentRangeEnd w:id="214"/>
      <w:r w:rsidR="00D2449D">
        <w:rPr>
          <w:rStyle w:val="CommentReference"/>
        </w:rPr>
        <w:commentReference w:id="214"/>
      </w:r>
    </w:p>
    <w:p w14:paraId="25C21D38" w14:textId="77777777" w:rsidR="00C50428" w:rsidRDefault="00A23A38">
      <w:pPr>
        <w:pStyle w:val="BodyText"/>
        <w:spacing w:line="247" w:lineRule="auto"/>
        <w:ind w:left="199" w:right="257" w:firstLine="199"/>
      </w:pPr>
      <w:commentRangeStart w:id="215"/>
      <w:r>
        <w:t xml:space="preserve">In this work, </w:t>
      </w:r>
      <w:proofErr w:type="spellStart"/>
      <w:r>
        <w:t>PoseOFF</w:t>
      </w:r>
      <w:proofErr w:type="spellEnd"/>
      <w:r>
        <w:t xml:space="preserve"> was extracted with a fixed optical flow window sampling dilation. For the NTU-RGB+D and NTU-RGB+D 120 datasets, this flow sampling dilation was fixed to 3 pixels (</w:t>
      </w:r>
      <w:r>
        <w:rPr>
          <w:rFonts w:ascii="Cambria" w:hAnsi="Cambria"/>
          <w:i/>
        </w:rPr>
        <w:t xml:space="preserve">d </w:t>
      </w:r>
      <w:r>
        <w:rPr>
          <w:rFonts w:ascii="Garamond" w:hAnsi="Garamond"/>
        </w:rPr>
        <w:t>= 3</w:t>
      </w:r>
      <w:r>
        <w:t>), and for the UCF-101 dataset, there was no dilation (</w:t>
      </w:r>
      <w:r>
        <w:rPr>
          <w:rFonts w:ascii="Cambria" w:hAnsi="Cambria"/>
          <w:i/>
        </w:rPr>
        <w:t xml:space="preserve">d </w:t>
      </w:r>
      <w:r>
        <w:rPr>
          <w:rFonts w:ascii="Garamond" w:hAnsi="Garamond"/>
        </w:rPr>
        <w:t>= 1</w:t>
      </w:r>
      <w:r>
        <w:t>).</w:t>
      </w:r>
      <w:commentRangeEnd w:id="215"/>
      <w:r w:rsidR="00D2449D">
        <w:rPr>
          <w:rStyle w:val="CommentReference"/>
        </w:rPr>
        <w:commentReference w:id="215"/>
      </w:r>
      <w:r>
        <w:t xml:space="preserve"> </w:t>
      </w:r>
      <w:commentRangeStart w:id="216"/>
      <w:r>
        <w:t xml:space="preserve">In future work, we will explore the effects of a dynamic sampling dilation. This dilation factor could vary with quantities such as the apparent size of the human skeleton with respect to the frame size, or a skeleton </w:t>
      </w:r>
      <w:proofErr w:type="spellStart"/>
      <w:r>
        <w:t>keypoint’s</w:t>
      </w:r>
      <w:proofErr w:type="spellEnd"/>
      <w:r>
        <w:t xml:space="preserve"> distance from the camera.</w:t>
      </w:r>
      <w:commentRangeEnd w:id="216"/>
      <w:r w:rsidR="003B0753">
        <w:rPr>
          <w:rStyle w:val="CommentReference"/>
        </w:rPr>
        <w:commentReference w:id="216"/>
      </w:r>
    </w:p>
    <w:p w14:paraId="25C21D39" w14:textId="77777777" w:rsidR="00C50428" w:rsidRDefault="00A23A38">
      <w:pPr>
        <w:pStyle w:val="BodyText"/>
        <w:spacing w:before="62"/>
        <w:ind w:left="605" w:right="662"/>
        <w:jc w:val="center"/>
      </w:pPr>
      <w:r>
        <w:rPr>
          <w:smallCaps/>
          <w:spacing w:val="-2"/>
        </w:rPr>
        <w:t>References</w:t>
      </w:r>
    </w:p>
    <w:p w14:paraId="25C21D3A" w14:textId="77777777" w:rsidR="00C50428" w:rsidRDefault="00A23A38">
      <w:pPr>
        <w:pStyle w:val="ListParagraph"/>
        <w:numPr>
          <w:ilvl w:val="0"/>
          <w:numId w:val="1"/>
        </w:numPr>
        <w:tabs>
          <w:tab w:val="left" w:pos="730"/>
        </w:tabs>
        <w:spacing w:before="72" w:line="249" w:lineRule="auto"/>
        <w:ind w:right="257"/>
        <w:jc w:val="both"/>
        <w:rPr>
          <w:sz w:val="20"/>
        </w:rPr>
      </w:pPr>
      <w:bookmarkStart w:id="217" w:name="_bookmark3"/>
      <w:bookmarkEnd w:id="217"/>
      <w:r>
        <w:rPr>
          <w:sz w:val="20"/>
        </w:rPr>
        <w:t xml:space="preserve">Zixi Cai et al. “Temporal Hockey Action Recognition via Pose and Optical Flows”. In: </w:t>
      </w:r>
      <w:r>
        <w:rPr>
          <w:i/>
          <w:sz w:val="20"/>
        </w:rPr>
        <w:t>Proceedings of the IEEE/CVF</w:t>
      </w:r>
      <w:r>
        <w:rPr>
          <w:i/>
          <w:spacing w:val="-8"/>
          <w:sz w:val="20"/>
        </w:rPr>
        <w:t xml:space="preserve"> </w:t>
      </w:r>
      <w:r>
        <w:rPr>
          <w:i/>
          <w:sz w:val="20"/>
        </w:rPr>
        <w:t>Conference</w:t>
      </w:r>
      <w:r>
        <w:rPr>
          <w:i/>
          <w:spacing w:val="-8"/>
          <w:sz w:val="20"/>
        </w:rPr>
        <w:t xml:space="preserve"> </w:t>
      </w:r>
      <w:r>
        <w:rPr>
          <w:i/>
          <w:sz w:val="20"/>
        </w:rPr>
        <w:t>on</w:t>
      </w:r>
      <w:r>
        <w:rPr>
          <w:i/>
          <w:spacing w:val="-8"/>
          <w:sz w:val="20"/>
        </w:rPr>
        <w:t xml:space="preserve"> </w:t>
      </w:r>
      <w:r>
        <w:rPr>
          <w:i/>
          <w:sz w:val="20"/>
        </w:rPr>
        <w:t>Computer</w:t>
      </w:r>
      <w:r>
        <w:rPr>
          <w:i/>
          <w:spacing w:val="-8"/>
          <w:sz w:val="20"/>
        </w:rPr>
        <w:t xml:space="preserve"> </w:t>
      </w:r>
      <w:r>
        <w:rPr>
          <w:i/>
          <w:sz w:val="20"/>
        </w:rPr>
        <w:t>Vision</w:t>
      </w:r>
      <w:r>
        <w:rPr>
          <w:i/>
          <w:spacing w:val="-8"/>
          <w:sz w:val="20"/>
        </w:rPr>
        <w:t xml:space="preserve"> </w:t>
      </w:r>
      <w:r>
        <w:rPr>
          <w:i/>
          <w:sz w:val="20"/>
        </w:rPr>
        <w:t>and</w:t>
      </w:r>
      <w:r>
        <w:rPr>
          <w:i/>
          <w:spacing w:val="-8"/>
          <w:sz w:val="20"/>
        </w:rPr>
        <w:t xml:space="preserve"> </w:t>
      </w:r>
      <w:r>
        <w:rPr>
          <w:i/>
          <w:sz w:val="20"/>
        </w:rPr>
        <w:t>Pattern Recognition Workshops</w:t>
      </w:r>
      <w:r>
        <w:rPr>
          <w:sz w:val="20"/>
        </w:rPr>
        <w:t xml:space="preserve">. 2019. </w:t>
      </w:r>
      <w:r>
        <w:rPr>
          <w:sz w:val="16"/>
        </w:rPr>
        <w:t>URL</w:t>
      </w:r>
      <w:r>
        <w:rPr>
          <w:sz w:val="20"/>
        </w:rPr>
        <w:t xml:space="preserve">: </w:t>
      </w:r>
      <w:hyperlink r:id="rId16">
        <w:r>
          <w:rPr>
            <w:sz w:val="20"/>
          </w:rPr>
          <w:t>https://openaccess.</w:t>
        </w:r>
      </w:hyperlink>
      <w:r>
        <w:rPr>
          <w:sz w:val="20"/>
        </w:rPr>
        <w:t xml:space="preserve"> </w:t>
      </w:r>
      <w:hyperlink r:id="rId17">
        <w:proofErr w:type="spellStart"/>
        <w:r>
          <w:rPr>
            <w:spacing w:val="-2"/>
            <w:sz w:val="20"/>
          </w:rPr>
          <w:t>thecvf</w:t>
        </w:r>
        <w:proofErr w:type="spellEnd"/>
        <w:r>
          <w:rPr>
            <w:spacing w:val="-10"/>
            <w:sz w:val="20"/>
          </w:rPr>
          <w:t xml:space="preserve"> </w:t>
        </w:r>
        <w:r>
          <w:rPr>
            <w:spacing w:val="-2"/>
            <w:sz w:val="20"/>
          </w:rPr>
          <w:t>.</w:t>
        </w:r>
        <w:r>
          <w:rPr>
            <w:spacing w:val="-10"/>
            <w:sz w:val="20"/>
          </w:rPr>
          <w:t xml:space="preserve"> </w:t>
        </w:r>
        <w:r>
          <w:rPr>
            <w:spacing w:val="-2"/>
            <w:sz w:val="20"/>
          </w:rPr>
          <w:t>com</w:t>
        </w:r>
        <w:r>
          <w:rPr>
            <w:spacing w:val="-10"/>
            <w:sz w:val="20"/>
          </w:rPr>
          <w:t xml:space="preserve"> </w:t>
        </w:r>
        <w:r>
          <w:rPr>
            <w:spacing w:val="-2"/>
            <w:sz w:val="20"/>
          </w:rPr>
          <w:t>/</w:t>
        </w:r>
        <w:r>
          <w:rPr>
            <w:spacing w:val="-10"/>
            <w:sz w:val="20"/>
          </w:rPr>
          <w:t xml:space="preserve"> </w:t>
        </w:r>
        <w:r>
          <w:rPr>
            <w:spacing w:val="-2"/>
            <w:sz w:val="20"/>
          </w:rPr>
          <w:t>content</w:t>
        </w:r>
        <w:r>
          <w:rPr>
            <w:noProof/>
            <w:spacing w:val="-1"/>
            <w:position w:val="-2"/>
            <w:sz w:val="20"/>
          </w:rPr>
          <w:drawing>
            <wp:inline distT="0" distB="0" distL="0" distR="0" wp14:anchorId="25C21D74" wp14:editId="25C21D75">
              <wp:extent cx="63258" cy="632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cstate="print"/>
                      <a:stretch>
                        <a:fillRect/>
                      </a:stretch>
                    </pic:blipFill>
                    <pic:spPr>
                      <a:xfrm>
                        <a:off x="0" y="0"/>
                        <a:ext cx="63258" cy="6324"/>
                      </a:xfrm>
                      <a:prstGeom prst="rect">
                        <a:avLst/>
                      </a:prstGeom>
                    </pic:spPr>
                  </pic:pic>
                </a:graphicData>
              </a:graphic>
            </wp:inline>
          </w:drawing>
        </w:r>
        <w:r>
          <w:rPr>
            <w:spacing w:val="-2"/>
            <w:sz w:val="20"/>
          </w:rPr>
          <w:t>CVPRW</w:t>
        </w:r>
        <w:r>
          <w:rPr>
            <w:noProof/>
            <w:position w:val="-2"/>
            <w:sz w:val="20"/>
          </w:rPr>
          <w:drawing>
            <wp:inline distT="0" distB="0" distL="0" distR="0" wp14:anchorId="25C21D76" wp14:editId="25C21D77">
              <wp:extent cx="63258" cy="6324"/>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8" cstate="print"/>
                      <a:stretch>
                        <a:fillRect/>
                      </a:stretch>
                    </pic:blipFill>
                    <pic:spPr>
                      <a:xfrm>
                        <a:off x="0" y="0"/>
                        <a:ext cx="63258" cy="6324"/>
                      </a:xfrm>
                      <a:prstGeom prst="rect">
                        <a:avLst/>
                      </a:prstGeom>
                    </pic:spPr>
                  </pic:pic>
                </a:graphicData>
              </a:graphic>
            </wp:inline>
          </w:drawing>
        </w:r>
        <w:r>
          <w:rPr>
            <w:spacing w:val="-2"/>
            <w:sz w:val="20"/>
          </w:rPr>
          <w:t>2019</w:t>
        </w:r>
        <w:r>
          <w:rPr>
            <w:spacing w:val="-10"/>
            <w:sz w:val="20"/>
          </w:rPr>
          <w:t xml:space="preserve"> </w:t>
        </w:r>
        <w:r>
          <w:rPr>
            <w:spacing w:val="-2"/>
            <w:sz w:val="20"/>
          </w:rPr>
          <w:t>/</w:t>
        </w:r>
        <w:r>
          <w:rPr>
            <w:spacing w:val="-10"/>
            <w:sz w:val="20"/>
          </w:rPr>
          <w:t xml:space="preserve"> </w:t>
        </w:r>
        <w:r>
          <w:rPr>
            <w:spacing w:val="-2"/>
            <w:sz w:val="20"/>
          </w:rPr>
          <w:t>html</w:t>
        </w:r>
        <w:r>
          <w:rPr>
            <w:spacing w:val="-10"/>
            <w:sz w:val="20"/>
          </w:rPr>
          <w:t xml:space="preserve"> </w:t>
        </w:r>
        <w:r>
          <w:rPr>
            <w:spacing w:val="-2"/>
            <w:sz w:val="20"/>
          </w:rPr>
          <w:t>/</w:t>
        </w:r>
        <w:r>
          <w:rPr>
            <w:spacing w:val="-10"/>
            <w:sz w:val="20"/>
          </w:rPr>
          <w:t xml:space="preserve"> </w:t>
        </w:r>
        <w:proofErr w:type="spellStart"/>
        <w:r>
          <w:rPr>
            <w:spacing w:val="-2"/>
            <w:sz w:val="20"/>
          </w:rPr>
          <w:t>CVSports</w:t>
        </w:r>
        <w:proofErr w:type="spellEnd"/>
        <w:r>
          <w:rPr>
            <w:spacing w:val="-10"/>
            <w:sz w:val="20"/>
          </w:rPr>
          <w:t xml:space="preserve"> </w:t>
        </w:r>
        <w:r>
          <w:rPr>
            <w:spacing w:val="-2"/>
            <w:sz w:val="20"/>
          </w:rPr>
          <w:t xml:space="preserve">/ </w:t>
        </w:r>
        <w:hyperlink r:id="rId19">
          <w:r>
            <w:rPr>
              <w:spacing w:val="-2"/>
              <w:sz w:val="20"/>
            </w:rPr>
            <w:t>Cai</w:t>
          </w:r>
          <w:r>
            <w:rPr>
              <w:noProof/>
              <w:position w:val="-2"/>
              <w:sz w:val="20"/>
            </w:rPr>
            <w:drawing>
              <wp:inline distT="0" distB="0" distL="0" distR="0" wp14:anchorId="25C21D78" wp14:editId="25C21D79">
                <wp:extent cx="63258" cy="632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63258" cy="6324"/>
                        </a:xfrm>
                        <a:prstGeom prst="rect">
                          <a:avLst/>
                        </a:prstGeom>
                      </pic:spPr>
                    </pic:pic>
                  </a:graphicData>
                </a:graphic>
              </wp:inline>
            </w:drawing>
          </w:r>
          <w:r>
            <w:rPr>
              <w:spacing w:val="-2"/>
              <w:sz w:val="20"/>
            </w:rPr>
            <w:t>Temporal</w:t>
          </w:r>
          <w:r>
            <w:rPr>
              <w:noProof/>
              <w:position w:val="-2"/>
              <w:sz w:val="20"/>
            </w:rPr>
            <w:drawing>
              <wp:inline distT="0" distB="0" distL="0" distR="0" wp14:anchorId="25C21D7A" wp14:editId="25C21D7B">
                <wp:extent cx="63258" cy="632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0" cstate="print"/>
                        <a:stretch>
                          <a:fillRect/>
                        </a:stretch>
                      </pic:blipFill>
                      <pic:spPr>
                        <a:xfrm>
                          <a:off x="0" y="0"/>
                          <a:ext cx="63258" cy="6324"/>
                        </a:xfrm>
                        <a:prstGeom prst="rect">
                          <a:avLst/>
                        </a:prstGeom>
                      </pic:spPr>
                    </pic:pic>
                  </a:graphicData>
                </a:graphic>
              </wp:inline>
            </w:drawing>
          </w:r>
          <w:r>
            <w:rPr>
              <w:spacing w:val="-2"/>
              <w:sz w:val="20"/>
            </w:rPr>
            <w:t>Hockey</w:t>
          </w:r>
          <w:r>
            <w:rPr>
              <w:noProof/>
              <w:position w:val="-2"/>
              <w:sz w:val="20"/>
            </w:rPr>
            <w:drawing>
              <wp:inline distT="0" distB="0" distL="0" distR="0" wp14:anchorId="25C21D7C" wp14:editId="25C21D7D">
                <wp:extent cx="63258" cy="6324"/>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63258" cy="6324"/>
                        </a:xfrm>
                        <a:prstGeom prst="rect">
                          <a:avLst/>
                        </a:prstGeom>
                      </pic:spPr>
                    </pic:pic>
                  </a:graphicData>
                </a:graphic>
              </wp:inline>
            </w:drawing>
          </w:r>
          <w:r>
            <w:rPr>
              <w:spacing w:val="-2"/>
              <w:sz w:val="20"/>
            </w:rPr>
            <w:t>Action</w:t>
          </w:r>
          <w:r>
            <w:rPr>
              <w:noProof/>
              <w:position w:val="-2"/>
              <w:sz w:val="20"/>
            </w:rPr>
            <w:drawing>
              <wp:inline distT="0" distB="0" distL="0" distR="0" wp14:anchorId="25C21D7E" wp14:editId="25C21D7F">
                <wp:extent cx="63258" cy="632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0" cstate="print"/>
                        <a:stretch>
                          <a:fillRect/>
                        </a:stretch>
                      </pic:blipFill>
                      <pic:spPr>
                        <a:xfrm>
                          <a:off x="0" y="0"/>
                          <a:ext cx="63258" cy="6324"/>
                        </a:xfrm>
                        <a:prstGeom prst="rect">
                          <a:avLst/>
                        </a:prstGeom>
                      </pic:spPr>
                    </pic:pic>
                  </a:graphicData>
                </a:graphic>
              </wp:inline>
            </w:drawing>
          </w:r>
          <w:r>
            <w:rPr>
              <w:spacing w:val="-2"/>
              <w:sz w:val="20"/>
            </w:rPr>
            <w:t>Recognition</w:t>
          </w:r>
          <w:r>
            <w:rPr>
              <w:noProof/>
              <w:position w:val="-2"/>
              <w:sz w:val="20"/>
            </w:rPr>
            <w:drawing>
              <wp:inline distT="0" distB="0" distL="0" distR="0" wp14:anchorId="25C21D80" wp14:editId="25C21D81">
                <wp:extent cx="63258" cy="6324"/>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63258" cy="6324"/>
                        </a:xfrm>
                        <a:prstGeom prst="rect">
                          <a:avLst/>
                        </a:prstGeom>
                      </pic:spPr>
                    </pic:pic>
                  </a:graphicData>
                </a:graphic>
              </wp:inline>
            </w:drawing>
          </w:r>
          <w:r>
            <w:rPr>
              <w:spacing w:val="-2"/>
              <w:sz w:val="20"/>
            </w:rPr>
            <w:t>via</w:t>
          </w:r>
          <w:r>
            <w:rPr>
              <w:noProof/>
              <w:position w:val="-2"/>
              <w:sz w:val="20"/>
            </w:rPr>
            <w:drawing>
              <wp:inline distT="0" distB="0" distL="0" distR="0" wp14:anchorId="25C21D82" wp14:editId="25C21D83">
                <wp:extent cx="63258" cy="6324"/>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63258" cy="6324"/>
                        </a:xfrm>
                        <a:prstGeom prst="rect">
                          <a:avLst/>
                        </a:prstGeom>
                      </pic:spPr>
                    </pic:pic>
                  </a:graphicData>
                </a:graphic>
              </wp:inline>
            </w:drawing>
          </w:r>
          <w:r>
            <w:rPr>
              <w:spacing w:val="-2"/>
              <w:sz w:val="20"/>
            </w:rPr>
            <w:t>Pose</w:t>
          </w:r>
          <w:r>
            <w:rPr>
              <w:noProof/>
              <w:position w:val="-2"/>
              <w:sz w:val="20"/>
            </w:rPr>
            <w:drawing>
              <wp:inline distT="0" distB="0" distL="0" distR="0" wp14:anchorId="25C21D84" wp14:editId="25C21D85">
                <wp:extent cx="63258" cy="6324"/>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63258" cy="6324"/>
                        </a:xfrm>
                        <a:prstGeom prst="rect">
                          <a:avLst/>
                        </a:prstGeom>
                      </pic:spPr>
                    </pic:pic>
                  </a:graphicData>
                </a:graphic>
              </wp:inline>
            </w:drawing>
          </w:r>
          <w:r>
            <w:rPr>
              <w:position w:val="-2"/>
              <w:sz w:val="20"/>
            </w:rPr>
            <w:t xml:space="preserve"> </w:t>
          </w:r>
          <w:hyperlink r:id="rId21">
            <w:r>
              <w:rPr>
                <w:sz w:val="20"/>
              </w:rPr>
              <w:t>and</w:t>
            </w:r>
            <w:r>
              <w:rPr>
                <w:noProof/>
                <w:position w:val="-2"/>
                <w:sz w:val="20"/>
              </w:rPr>
              <w:drawing>
                <wp:inline distT="0" distB="0" distL="0" distR="0" wp14:anchorId="25C21D86" wp14:editId="25C21D87">
                  <wp:extent cx="63258" cy="6324"/>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63258" cy="6324"/>
                          </a:xfrm>
                          <a:prstGeom prst="rect">
                            <a:avLst/>
                          </a:prstGeom>
                        </pic:spPr>
                      </pic:pic>
                    </a:graphicData>
                  </a:graphic>
                </wp:inline>
              </w:drawing>
            </w:r>
            <w:r>
              <w:rPr>
                <w:sz w:val="20"/>
              </w:rPr>
              <w:t>Optical</w:t>
            </w:r>
            <w:r>
              <w:rPr>
                <w:noProof/>
                <w:position w:val="-2"/>
                <w:sz w:val="20"/>
              </w:rPr>
              <w:drawing>
                <wp:inline distT="0" distB="0" distL="0" distR="0" wp14:anchorId="25C21D88" wp14:editId="25C21D89">
                  <wp:extent cx="63258" cy="6324"/>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63258" cy="6324"/>
                          </a:xfrm>
                          <a:prstGeom prst="rect">
                            <a:avLst/>
                          </a:prstGeom>
                        </pic:spPr>
                      </pic:pic>
                    </a:graphicData>
                  </a:graphic>
                </wp:inline>
              </w:drawing>
            </w:r>
            <w:r>
              <w:rPr>
                <w:sz w:val="20"/>
              </w:rPr>
              <w:t>Flows</w:t>
            </w:r>
            <w:r>
              <w:rPr>
                <w:noProof/>
                <w:position w:val="-2"/>
                <w:sz w:val="20"/>
              </w:rPr>
              <w:drawing>
                <wp:inline distT="0" distB="0" distL="0" distR="0" wp14:anchorId="25C21D8A" wp14:editId="25C21D8B">
                  <wp:extent cx="63258" cy="6324"/>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63258" cy="6324"/>
                          </a:xfrm>
                          <a:prstGeom prst="rect">
                            <a:avLst/>
                          </a:prstGeom>
                        </pic:spPr>
                      </pic:pic>
                    </a:graphicData>
                  </a:graphic>
                </wp:inline>
              </w:drawing>
            </w:r>
            <w:r>
              <w:rPr>
                <w:sz w:val="20"/>
              </w:rPr>
              <w:t>CVPRW</w:t>
            </w:r>
            <w:r>
              <w:rPr>
                <w:noProof/>
                <w:position w:val="-2"/>
                <w:sz w:val="20"/>
              </w:rPr>
              <w:drawing>
                <wp:inline distT="0" distB="0" distL="0" distR="0" wp14:anchorId="25C21D8C" wp14:editId="25C21D8D">
                  <wp:extent cx="63258" cy="6324"/>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63258" cy="6324"/>
                          </a:xfrm>
                          <a:prstGeom prst="rect">
                            <a:avLst/>
                          </a:prstGeom>
                        </pic:spPr>
                      </pic:pic>
                    </a:graphicData>
                  </a:graphic>
                </wp:inline>
              </w:drawing>
            </w:r>
            <w:r>
              <w:rPr>
                <w:sz w:val="20"/>
              </w:rPr>
              <w:t>2019</w:t>
            </w:r>
            <w:r>
              <w:rPr>
                <w:noProof/>
                <w:position w:val="-2"/>
                <w:sz w:val="20"/>
              </w:rPr>
              <w:drawing>
                <wp:inline distT="0" distB="0" distL="0" distR="0" wp14:anchorId="25C21D8E" wp14:editId="25C21D8F">
                  <wp:extent cx="63258" cy="6324"/>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63258" cy="6324"/>
                          </a:xfrm>
                          <a:prstGeom prst="rect">
                            <a:avLst/>
                          </a:prstGeom>
                        </pic:spPr>
                      </pic:pic>
                    </a:graphicData>
                  </a:graphic>
                </wp:inline>
              </w:drawing>
            </w:r>
            <w:r>
              <w:rPr>
                <w:sz w:val="20"/>
              </w:rPr>
              <w:t>paper.html</w:t>
            </w:r>
            <w:r>
              <w:rPr>
                <w:spacing w:val="-13"/>
                <w:sz w:val="20"/>
              </w:rPr>
              <w:t xml:space="preserve"> </w:t>
            </w:r>
            <w:r>
              <w:rPr>
                <w:sz w:val="20"/>
              </w:rPr>
              <w:t>(visited on 10/25/2024).</w:t>
            </w:r>
          </w:hyperlink>
        </w:hyperlink>
      </w:hyperlink>
    </w:p>
    <w:p w14:paraId="25C21D3B" w14:textId="77777777" w:rsidR="00C50428" w:rsidRDefault="00C50428">
      <w:pPr>
        <w:sectPr w:rsidR="00C50428">
          <w:pgSz w:w="12240" w:h="15840"/>
          <w:pgMar w:top="920" w:right="720" w:bottom="280" w:left="720" w:header="720" w:footer="720" w:gutter="0"/>
          <w:cols w:num="2" w:space="720" w:equalWidth="0">
            <w:col w:w="5281" w:space="40"/>
            <w:col w:w="5479"/>
          </w:cols>
        </w:sectPr>
      </w:pPr>
    </w:p>
    <w:p w14:paraId="25C21D3C" w14:textId="77777777" w:rsidR="00C50428" w:rsidRDefault="00A23A38">
      <w:pPr>
        <w:ind w:left="1087"/>
        <w:rPr>
          <w:sz w:val="20"/>
        </w:rPr>
      </w:pPr>
      <w:r>
        <w:rPr>
          <w:noProof/>
          <w:sz w:val="20"/>
        </w:rPr>
        <w:lastRenderedPageBreak/>
        <w:drawing>
          <wp:inline distT="0" distB="0" distL="0" distR="0" wp14:anchorId="25C21D90" wp14:editId="25C21D91">
            <wp:extent cx="5360479" cy="1744599"/>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2" cstate="print"/>
                    <a:stretch>
                      <a:fillRect/>
                    </a:stretch>
                  </pic:blipFill>
                  <pic:spPr>
                    <a:xfrm>
                      <a:off x="0" y="0"/>
                      <a:ext cx="5360479" cy="1744599"/>
                    </a:xfrm>
                    <a:prstGeom prst="rect">
                      <a:avLst/>
                    </a:prstGeom>
                  </pic:spPr>
                </pic:pic>
              </a:graphicData>
            </a:graphic>
          </wp:inline>
        </w:drawing>
      </w:r>
    </w:p>
    <w:p w14:paraId="25C21D3D" w14:textId="77777777" w:rsidR="00C50428" w:rsidRDefault="00C50428">
      <w:pPr>
        <w:pStyle w:val="BodyText"/>
        <w:spacing w:before="88"/>
        <w:jc w:val="left"/>
        <w:rPr>
          <w:sz w:val="16"/>
        </w:rPr>
      </w:pPr>
    </w:p>
    <w:p w14:paraId="25C21D3E" w14:textId="77777777" w:rsidR="00C50428" w:rsidRDefault="00A23A38">
      <w:pPr>
        <w:spacing w:line="232" w:lineRule="auto"/>
        <w:ind w:left="259" w:right="206"/>
        <w:rPr>
          <w:sz w:val="16"/>
        </w:rPr>
      </w:pPr>
      <w:r>
        <w:rPr>
          <w:sz w:val="16"/>
        </w:rPr>
        <w:t>Fig. 3.</w:t>
      </w:r>
      <w:r>
        <w:rPr>
          <w:spacing w:val="40"/>
          <w:sz w:val="16"/>
        </w:rPr>
        <w:t xml:space="preserve"> </w:t>
      </w:r>
      <w:bookmarkStart w:id="218" w:name="_bookmark4"/>
      <w:bookmarkEnd w:id="218"/>
      <w:r>
        <w:rPr>
          <w:sz w:val="16"/>
        </w:rPr>
        <w:t>Models trained using 100% observation ratios, evaluated at 10% observation ratio intervals on the NTU RGB+D 60 dataset, Cross Subject evaluation.</w:t>
      </w:r>
      <w:r>
        <w:rPr>
          <w:spacing w:val="40"/>
          <w:sz w:val="16"/>
        </w:rPr>
        <w:t xml:space="preserve"> </w:t>
      </w:r>
      <w:r>
        <w:rPr>
          <w:sz w:val="16"/>
        </w:rPr>
        <w:t>The</w:t>
      </w:r>
      <w:r>
        <w:rPr>
          <w:spacing w:val="22"/>
          <w:sz w:val="16"/>
        </w:rPr>
        <w:t xml:space="preserve"> </w:t>
      </w:r>
      <w:r>
        <w:rPr>
          <w:sz w:val="16"/>
        </w:rPr>
        <w:t>Area</w:t>
      </w:r>
      <w:r>
        <w:rPr>
          <w:spacing w:val="22"/>
          <w:sz w:val="16"/>
        </w:rPr>
        <w:t xml:space="preserve"> </w:t>
      </w:r>
      <w:r>
        <w:rPr>
          <w:sz w:val="16"/>
        </w:rPr>
        <w:t>Under</w:t>
      </w:r>
      <w:r>
        <w:rPr>
          <w:spacing w:val="22"/>
          <w:sz w:val="16"/>
        </w:rPr>
        <w:t xml:space="preserve"> </w:t>
      </w:r>
      <w:r>
        <w:rPr>
          <w:sz w:val="16"/>
        </w:rPr>
        <w:t>the</w:t>
      </w:r>
      <w:r>
        <w:rPr>
          <w:spacing w:val="22"/>
          <w:sz w:val="16"/>
        </w:rPr>
        <w:t xml:space="preserve"> </w:t>
      </w:r>
      <w:r>
        <w:rPr>
          <w:sz w:val="16"/>
        </w:rPr>
        <w:t>Curve</w:t>
      </w:r>
      <w:r>
        <w:rPr>
          <w:spacing w:val="22"/>
          <w:sz w:val="16"/>
        </w:rPr>
        <w:t xml:space="preserve"> </w:t>
      </w:r>
      <w:r>
        <w:rPr>
          <w:sz w:val="16"/>
        </w:rPr>
        <w:t>(AUC)</w:t>
      </w:r>
      <w:r>
        <w:rPr>
          <w:spacing w:val="22"/>
          <w:sz w:val="16"/>
        </w:rPr>
        <w:t xml:space="preserve"> </w:t>
      </w:r>
      <w:r>
        <w:rPr>
          <w:sz w:val="16"/>
        </w:rPr>
        <w:t>is</w:t>
      </w:r>
      <w:r>
        <w:rPr>
          <w:spacing w:val="22"/>
          <w:sz w:val="16"/>
        </w:rPr>
        <w:t xml:space="preserve"> </w:t>
      </w:r>
      <w:r>
        <w:rPr>
          <w:sz w:val="16"/>
        </w:rPr>
        <w:t>reported</w:t>
      </w:r>
      <w:r>
        <w:rPr>
          <w:spacing w:val="22"/>
          <w:sz w:val="16"/>
        </w:rPr>
        <w:t xml:space="preserve"> </w:t>
      </w:r>
      <w:r>
        <w:rPr>
          <w:sz w:val="16"/>
        </w:rPr>
        <w:t>for</w:t>
      </w:r>
      <w:r>
        <w:rPr>
          <w:spacing w:val="22"/>
          <w:sz w:val="16"/>
        </w:rPr>
        <w:t xml:space="preserve"> </w:t>
      </w:r>
      <w:r>
        <w:rPr>
          <w:sz w:val="16"/>
        </w:rPr>
        <w:t>each</w:t>
      </w:r>
      <w:r>
        <w:rPr>
          <w:spacing w:val="22"/>
          <w:sz w:val="16"/>
        </w:rPr>
        <w:t xml:space="preserve"> </w:t>
      </w:r>
      <w:r>
        <w:rPr>
          <w:sz w:val="16"/>
        </w:rPr>
        <w:t>model</w:t>
      </w:r>
      <w:r>
        <w:rPr>
          <w:spacing w:val="22"/>
          <w:sz w:val="16"/>
        </w:rPr>
        <w:t xml:space="preserve"> </w:t>
      </w:r>
      <w:r>
        <w:rPr>
          <w:sz w:val="16"/>
        </w:rPr>
        <w:t>in</w:t>
      </w:r>
      <w:r>
        <w:rPr>
          <w:spacing w:val="22"/>
          <w:sz w:val="16"/>
        </w:rPr>
        <w:t xml:space="preserve"> </w:t>
      </w:r>
      <w:r>
        <w:rPr>
          <w:sz w:val="16"/>
        </w:rPr>
        <w:t>the</w:t>
      </w:r>
      <w:r>
        <w:rPr>
          <w:spacing w:val="22"/>
          <w:sz w:val="16"/>
        </w:rPr>
        <w:t xml:space="preserve"> </w:t>
      </w:r>
      <w:r>
        <w:rPr>
          <w:sz w:val="16"/>
        </w:rPr>
        <w:t>sub</w:t>
      </w:r>
      <w:r>
        <w:rPr>
          <w:spacing w:val="22"/>
          <w:sz w:val="16"/>
        </w:rPr>
        <w:t xml:space="preserve"> </w:t>
      </w:r>
      <w:r>
        <w:rPr>
          <w:sz w:val="16"/>
        </w:rPr>
        <w:t>figure</w:t>
      </w:r>
      <w:r>
        <w:rPr>
          <w:spacing w:val="22"/>
          <w:sz w:val="16"/>
        </w:rPr>
        <w:t xml:space="preserve"> </w:t>
      </w:r>
      <w:r>
        <w:rPr>
          <w:sz w:val="16"/>
        </w:rPr>
        <w:t>labels.</w:t>
      </w:r>
    </w:p>
    <w:p w14:paraId="25C21D3F" w14:textId="77777777" w:rsidR="00C50428" w:rsidRDefault="00A23A38">
      <w:pPr>
        <w:pStyle w:val="BodyText"/>
        <w:spacing w:before="80"/>
        <w:jc w:val="left"/>
      </w:pPr>
      <w:r>
        <w:rPr>
          <w:noProof/>
        </w:rPr>
        <w:drawing>
          <wp:anchor distT="0" distB="0" distL="0" distR="0" simplePos="0" relativeHeight="487590400" behindDoc="1" locked="0" layoutInCell="1" allowOverlap="1" wp14:anchorId="25C21D92" wp14:editId="25C21D93">
            <wp:simplePos x="0" y="0"/>
            <wp:positionH relativeFrom="page">
              <wp:posOffset>1147779</wp:posOffset>
            </wp:positionH>
            <wp:positionV relativeFrom="paragraph">
              <wp:posOffset>212396</wp:posOffset>
            </wp:positionV>
            <wp:extent cx="5360479" cy="1744599"/>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3" cstate="print"/>
                    <a:stretch>
                      <a:fillRect/>
                    </a:stretch>
                  </pic:blipFill>
                  <pic:spPr>
                    <a:xfrm>
                      <a:off x="0" y="0"/>
                      <a:ext cx="5360479" cy="1744599"/>
                    </a:xfrm>
                    <a:prstGeom prst="rect">
                      <a:avLst/>
                    </a:prstGeom>
                  </pic:spPr>
                </pic:pic>
              </a:graphicData>
            </a:graphic>
          </wp:anchor>
        </w:drawing>
      </w:r>
    </w:p>
    <w:p w14:paraId="25C21D40" w14:textId="77777777" w:rsidR="00C50428" w:rsidRDefault="00C50428">
      <w:pPr>
        <w:pStyle w:val="BodyText"/>
        <w:spacing w:before="81"/>
        <w:jc w:val="left"/>
        <w:rPr>
          <w:sz w:val="16"/>
        </w:rPr>
      </w:pPr>
    </w:p>
    <w:p w14:paraId="25C21D41" w14:textId="77777777" w:rsidR="00C50428" w:rsidRDefault="00A23A38">
      <w:pPr>
        <w:spacing w:line="232" w:lineRule="auto"/>
        <w:ind w:left="259" w:right="206"/>
        <w:rPr>
          <w:sz w:val="16"/>
        </w:rPr>
      </w:pPr>
      <w:r>
        <w:rPr>
          <w:sz w:val="16"/>
        </w:rPr>
        <w:t>Fig. 4.</w:t>
      </w:r>
      <w:r>
        <w:rPr>
          <w:spacing w:val="40"/>
          <w:sz w:val="16"/>
        </w:rPr>
        <w:t xml:space="preserve"> </w:t>
      </w:r>
      <w:bookmarkStart w:id="219" w:name="_bookmark5"/>
      <w:bookmarkEnd w:id="219"/>
      <w:r>
        <w:rPr>
          <w:sz w:val="16"/>
        </w:rPr>
        <w:t xml:space="preserve">Models trained using 100% observation ratios, evaluated at 10% observation ratio intervals on </w:t>
      </w:r>
      <w:proofErr w:type="gramStart"/>
      <w:r>
        <w:rPr>
          <w:sz w:val="16"/>
        </w:rPr>
        <w:t>the UCF</w:t>
      </w:r>
      <w:proofErr w:type="gramEnd"/>
      <w:r>
        <w:rPr>
          <w:sz w:val="16"/>
        </w:rPr>
        <w:t>-101 evaluation 2. The Area Under the Curve</w:t>
      </w:r>
      <w:r>
        <w:rPr>
          <w:spacing w:val="80"/>
          <w:sz w:val="16"/>
        </w:rPr>
        <w:t xml:space="preserve"> </w:t>
      </w:r>
      <w:r>
        <w:rPr>
          <w:sz w:val="16"/>
        </w:rPr>
        <w:t>(AUC) is reported for each model in the sub figure labels.</w:t>
      </w:r>
    </w:p>
    <w:p w14:paraId="25C21D42" w14:textId="77777777" w:rsidR="00C50428" w:rsidRDefault="00C50428">
      <w:pPr>
        <w:pStyle w:val="BodyText"/>
        <w:spacing w:before="97"/>
        <w:jc w:val="left"/>
      </w:pPr>
    </w:p>
    <w:p w14:paraId="25C21D43" w14:textId="77777777" w:rsidR="00C50428" w:rsidRDefault="00C50428">
      <w:pPr>
        <w:pStyle w:val="BodyText"/>
        <w:jc w:val="left"/>
        <w:sectPr w:rsidR="00C50428">
          <w:pgSz w:w="12240" w:h="15840"/>
          <w:pgMar w:top="1060" w:right="720" w:bottom="280" w:left="720" w:header="720" w:footer="720" w:gutter="0"/>
          <w:cols w:space="720"/>
        </w:sectPr>
      </w:pPr>
    </w:p>
    <w:p w14:paraId="25C21D44" w14:textId="77777777" w:rsidR="00C50428" w:rsidRDefault="00A23A38">
      <w:pPr>
        <w:pStyle w:val="ListParagraph"/>
        <w:numPr>
          <w:ilvl w:val="0"/>
          <w:numId w:val="1"/>
        </w:numPr>
        <w:tabs>
          <w:tab w:val="left" w:pos="790"/>
        </w:tabs>
        <w:spacing w:before="98" w:line="249" w:lineRule="auto"/>
        <w:ind w:left="790"/>
        <w:jc w:val="both"/>
        <w:rPr>
          <w:sz w:val="20"/>
        </w:rPr>
      </w:pPr>
      <w:bookmarkStart w:id="220" w:name="_bookmark6"/>
      <w:bookmarkEnd w:id="220"/>
      <w:proofErr w:type="spellStart"/>
      <w:r>
        <w:rPr>
          <w:sz w:val="20"/>
        </w:rPr>
        <w:t>Seunggeun</w:t>
      </w:r>
      <w:proofErr w:type="spellEnd"/>
      <w:r>
        <w:rPr>
          <w:sz w:val="20"/>
        </w:rPr>
        <w:t xml:space="preserve"> Chi et al. </w:t>
      </w:r>
      <w:proofErr w:type="spellStart"/>
      <w:r>
        <w:rPr>
          <w:i/>
          <w:sz w:val="20"/>
        </w:rPr>
        <w:t>InfoGCN</w:t>
      </w:r>
      <w:proofErr w:type="spellEnd"/>
      <w:r>
        <w:rPr>
          <w:i/>
          <w:sz w:val="20"/>
        </w:rPr>
        <w:t xml:space="preserve">++: Learning </w:t>
      </w:r>
      <w:proofErr w:type="spellStart"/>
      <w:r>
        <w:rPr>
          <w:i/>
          <w:sz w:val="20"/>
        </w:rPr>
        <w:t>Repre-sentation</w:t>
      </w:r>
      <w:proofErr w:type="spellEnd"/>
      <w:r>
        <w:rPr>
          <w:i/>
          <w:sz w:val="20"/>
        </w:rPr>
        <w:t xml:space="preserve"> by Predicting the Future for Online Human Skeleton-based Action Recognition</w:t>
      </w:r>
      <w:r>
        <w:rPr>
          <w:sz w:val="20"/>
        </w:rPr>
        <w:t xml:space="preserve">. Oct. 2023. </w:t>
      </w:r>
      <w:r>
        <w:rPr>
          <w:sz w:val="16"/>
        </w:rPr>
        <w:t>DOI</w:t>
      </w:r>
      <w:r>
        <w:rPr>
          <w:sz w:val="20"/>
        </w:rPr>
        <w:t xml:space="preserve">: </w:t>
      </w:r>
      <w:hyperlink r:id="rId24">
        <w:r>
          <w:rPr>
            <w:sz w:val="20"/>
          </w:rPr>
          <w:t>10.</w:t>
        </w:r>
      </w:hyperlink>
      <w:r>
        <w:rPr>
          <w:sz w:val="20"/>
        </w:rPr>
        <w:t xml:space="preserve"> </w:t>
      </w:r>
      <w:hyperlink r:id="rId25">
        <w:r>
          <w:rPr>
            <w:sz w:val="20"/>
          </w:rPr>
          <w:t>48550</w:t>
        </w:r>
        <w:r>
          <w:rPr>
            <w:spacing w:val="-26"/>
            <w:sz w:val="20"/>
          </w:rPr>
          <w:t xml:space="preserve"> </w:t>
        </w:r>
        <w:r>
          <w:rPr>
            <w:sz w:val="20"/>
          </w:rPr>
          <w:t>/</w:t>
        </w:r>
        <w:r>
          <w:rPr>
            <w:spacing w:val="-26"/>
            <w:sz w:val="20"/>
          </w:rPr>
          <w:t xml:space="preserve"> </w:t>
        </w:r>
        <w:proofErr w:type="spellStart"/>
        <w:r>
          <w:rPr>
            <w:sz w:val="20"/>
          </w:rPr>
          <w:t>arXiv</w:t>
        </w:r>
        <w:proofErr w:type="spellEnd"/>
        <w:r>
          <w:rPr>
            <w:sz w:val="20"/>
          </w:rPr>
          <w:t>.</w:t>
        </w:r>
        <w:r>
          <w:rPr>
            <w:spacing w:val="-26"/>
            <w:sz w:val="20"/>
          </w:rPr>
          <w:t xml:space="preserve"> </w:t>
        </w:r>
        <w:proofErr w:type="gramStart"/>
        <w:r>
          <w:rPr>
            <w:sz w:val="20"/>
          </w:rPr>
          <w:t>2310</w:t>
        </w:r>
        <w:r>
          <w:rPr>
            <w:spacing w:val="-26"/>
            <w:sz w:val="20"/>
          </w:rPr>
          <w:t xml:space="preserve"> </w:t>
        </w:r>
        <w:r>
          <w:rPr>
            <w:sz w:val="20"/>
          </w:rPr>
          <w:t>.</w:t>
        </w:r>
        <w:proofErr w:type="gramEnd"/>
        <w:r>
          <w:rPr>
            <w:spacing w:val="-26"/>
            <w:sz w:val="20"/>
          </w:rPr>
          <w:t xml:space="preserve"> </w:t>
        </w:r>
        <w:r>
          <w:rPr>
            <w:sz w:val="20"/>
          </w:rPr>
          <w:t>10547.</w:t>
        </w:r>
      </w:hyperlink>
      <w:r>
        <w:rPr>
          <w:spacing w:val="14"/>
          <w:sz w:val="20"/>
        </w:rPr>
        <w:t xml:space="preserve"> </w:t>
      </w:r>
      <w:proofErr w:type="spellStart"/>
      <w:r>
        <w:rPr>
          <w:sz w:val="20"/>
        </w:rPr>
        <w:t>arXiv</w:t>
      </w:r>
      <w:proofErr w:type="spellEnd"/>
      <w:r>
        <w:rPr>
          <w:sz w:val="20"/>
        </w:rPr>
        <w:t>:</w:t>
      </w:r>
      <w:r>
        <w:rPr>
          <w:spacing w:val="33"/>
          <w:sz w:val="20"/>
        </w:rPr>
        <w:t xml:space="preserve"> </w:t>
      </w:r>
      <w:hyperlink r:id="rId26">
        <w:proofErr w:type="gramStart"/>
        <w:r>
          <w:rPr>
            <w:sz w:val="20"/>
          </w:rPr>
          <w:t>2310</w:t>
        </w:r>
        <w:r>
          <w:rPr>
            <w:spacing w:val="-25"/>
            <w:sz w:val="20"/>
          </w:rPr>
          <w:t xml:space="preserve"> </w:t>
        </w:r>
        <w:r>
          <w:rPr>
            <w:sz w:val="20"/>
          </w:rPr>
          <w:t>.</w:t>
        </w:r>
        <w:proofErr w:type="gramEnd"/>
        <w:r>
          <w:rPr>
            <w:spacing w:val="-26"/>
            <w:sz w:val="20"/>
          </w:rPr>
          <w:t xml:space="preserve"> </w:t>
        </w:r>
        <w:r>
          <w:rPr>
            <w:sz w:val="20"/>
          </w:rPr>
          <w:t>10547</w:t>
        </w:r>
        <w:r>
          <w:rPr>
            <w:spacing w:val="32"/>
            <w:sz w:val="20"/>
          </w:rPr>
          <w:t xml:space="preserve"> </w:t>
        </w:r>
        <w:r>
          <w:rPr>
            <w:rFonts w:ascii="Courier New"/>
            <w:sz w:val="20"/>
          </w:rPr>
          <w:t>[cs]</w:t>
        </w:r>
      </w:hyperlink>
      <w:r>
        <w:rPr>
          <w:sz w:val="20"/>
        </w:rPr>
        <w:t>.</w:t>
      </w:r>
    </w:p>
    <w:p w14:paraId="25C21D45" w14:textId="77777777" w:rsidR="00C50428" w:rsidRDefault="00A23A38">
      <w:pPr>
        <w:pStyle w:val="BodyText"/>
        <w:spacing w:line="213" w:lineRule="exact"/>
        <w:ind w:left="795"/>
        <w:jc w:val="left"/>
      </w:pPr>
      <w:r>
        <w:rPr>
          <w:sz w:val="16"/>
        </w:rPr>
        <w:t>URL</w:t>
      </w:r>
      <w:r>
        <w:t>:</w:t>
      </w:r>
      <w:r>
        <w:rPr>
          <w:spacing w:val="51"/>
        </w:rPr>
        <w:t xml:space="preserve"> </w:t>
      </w:r>
      <w:hyperlink r:id="rId27">
        <w:proofErr w:type="gramStart"/>
        <w:r>
          <w:t>http</w:t>
        </w:r>
        <w:r>
          <w:rPr>
            <w:spacing w:val="-12"/>
          </w:rPr>
          <w:t xml:space="preserve"> </w:t>
        </w:r>
        <w:r>
          <w:t>:</w:t>
        </w:r>
        <w:proofErr w:type="gramEnd"/>
        <w:r>
          <w:rPr>
            <w:spacing w:val="-12"/>
          </w:rPr>
          <w:t xml:space="preserve"> </w:t>
        </w:r>
        <w:r>
          <w:t>/</w:t>
        </w:r>
        <w:r>
          <w:rPr>
            <w:spacing w:val="-13"/>
          </w:rPr>
          <w:t xml:space="preserve"> </w:t>
        </w:r>
        <w:r>
          <w:t>/</w:t>
        </w:r>
        <w:r>
          <w:rPr>
            <w:spacing w:val="-12"/>
          </w:rPr>
          <w:t xml:space="preserve"> </w:t>
        </w:r>
        <w:proofErr w:type="spellStart"/>
        <w:proofErr w:type="gramStart"/>
        <w:r>
          <w:t>arxiv</w:t>
        </w:r>
        <w:proofErr w:type="spellEnd"/>
        <w:r>
          <w:rPr>
            <w:spacing w:val="-24"/>
          </w:rPr>
          <w:t xml:space="preserve"> </w:t>
        </w:r>
        <w:r>
          <w:t>.</w:t>
        </w:r>
        <w:proofErr w:type="gramEnd"/>
        <w:r>
          <w:rPr>
            <w:spacing w:val="-12"/>
          </w:rPr>
          <w:t xml:space="preserve"> </w:t>
        </w:r>
        <w:r>
          <w:t>org</w:t>
        </w:r>
        <w:r>
          <w:rPr>
            <w:spacing w:val="-12"/>
          </w:rPr>
          <w:t xml:space="preserve"> </w:t>
        </w:r>
        <w:r>
          <w:t>/</w:t>
        </w:r>
        <w:r>
          <w:rPr>
            <w:spacing w:val="-12"/>
          </w:rPr>
          <w:t xml:space="preserve"> </w:t>
        </w:r>
        <w:r>
          <w:t>abs</w:t>
        </w:r>
        <w:r>
          <w:rPr>
            <w:spacing w:val="-12"/>
          </w:rPr>
          <w:t xml:space="preserve"> </w:t>
        </w:r>
        <w:r>
          <w:t>/</w:t>
        </w:r>
        <w:r>
          <w:rPr>
            <w:spacing w:val="-12"/>
          </w:rPr>
          <w:t xml:space="preserve"> </w:t>
        </w:r>
        <w:proofErr w:type="gramStart"/>
        <w:r>
          <w:t>2310</w:t>
        </w:r>
        <w:r>
          <w:rPr>
            <w:spacing w:val="-12"/>
          </w:rPr>
          <w:t xml:space="preserve"> </w:t>
        </w:r>
        <w:r>
          <w:t>.</w:t>
        </w:r>
        <w:proofErr w:type="gramEnd"/>
        <w:r>
          <w:rPr>
            <w:spacing w:val="-13"/>
          </w:rPr>
          <w:t xml:space="preserve"> </w:t>
        </w:r>
        <w:r>
          <w:t>10547</w:t>
        </w:r>
      </w:hyperlink>
      <w:r>
        <w:rPr>
          <w:spacing w:val="52"/>
        </w:rPr>
        <w:t xml:space="preserve"> </w:t>
      </w:r>
      <w:r>
        <w:t>(visited</w:t>
      </w:r>
      <w:r>
        <w:rPr>
          <w:spacing w:val="52"/>
        </w:rPr>
        <w:t xml:space="preserve"> </w:t>
      </w:r>
      <w:r>
        <w:rPr>
          <w:spacing w:val="-7"/>
        </w:rPr>
        <w:t>on</w:t>
      </w:r>
    </w:p>
    <w:p w14:paraId="25C21D46" w14:textId="77777777" w:rsidR="00C50428" w:rsidRDefault="00A23A38">
      <w:pPr>
        <w:pStyle w:val="BodyText"/>
        <w:spacing w:before="9"/>
        <w:ind w:left="790"/>
        <w:jc w:val="left"/>
      </w:pPr>
      <w:bookmarkStart w:id="221" w:name="_bookmark7"/>
      <w:bookmarkEnd w:id="221"/>
      <w:r>
        <w:rPr>
          <w:spacing w:val="-2"/>
        </w:rPr>
        <w:t>11/29/2024).</w:t>
      </w:r>
    </w:p>
    <w:p w14:paraId="25C21D47" w14:textId="77777777" w:rsidR="00C50428" w:rsidRDefault="00A23A38">
      <w:pPr>
        <w:pStyle w:val="ListParagraph"/>
        <w:numPr>
          <w:ilvl w:val="0"/>
          <w:numId w:val="1"/>
        </w:numPr>
        <w:tabs>
          <w:tab w:val="left" w:pos="790"/>
        </w:tabs>
        <w:spacing w:before="9" w:line="249" w:lineRule="auto"/>
        <w:ind w:left="790"/>
        <w:jc w:val="both"/>
        <w:rPr>
          <w:sz w:val="20"/>
        </w:rPr>
      </w:pPr>
      <w:r>
        <w:rPr>
          <w:sz w:val="20"/>
        </w:rPr>
        <w:t xml:space="preserve">“Deep Learning for Vision-based Fall Detection </w:t>
      </w:r>
      <w:proofErr w:type="gramStart"/>
      <w:r>
        <w:rPr>
          <w:sz w:val="20"/>
        </w:rPr>
        <w:t>Sys-</w:t>
      </w:r>
      <w:proofErr w:type="spellStart"/>
      <w:r>
        <w:rPr>
          <w:sz w:val="20"/>
        </w:rPr>
        <w:t>tem</w:t>
      </w:r>
      <w:proofErr w:type="spellEnd"/>
      <w:proofErr w:type="gramEnd"/>
      <w:r>
        <w:rPr>
          <w:sz w:val="20"/>
        </w:rPr>
        <w:t xml:space="preserve">: Enhanced Optical Dynamic Flow”. In: (). </w:t>
      </w:r>
      <w:r>
        <w:rPr>
          <w:sz w:val="16"/>
        </w:rPr>
        <w:t>DOI</w:t>
      </w:r>
      <w:r>
        <w:rPr>
          <w:sz w:val="20"/>
        </w:rPr>
        <w:t xml:space="preserve">: </w:t>
      </w:r>
      <w:hyperlink r:id="rId28">
        <w:r>
          <w:rPr>
            <w:sz w:val="20"/>
          </w:rPr>
          <w:t>10.1111/coin.12428.</w:t>
        </w:r>
      </w:hyperlink>
      <w:r>
        <w:rPr>
          <w:sz w:val="20"/>
        </w:rPr>
        <w:t xml:space="preserve"> </w:t>
      </w:r>
      <w:r>
        <w:rPr>
          <w:sz w:val="16"/>
        </w:rPr>
        <w:t>URL</w:t>
      </w:r>
      <w:r>
        <w:rPr>
          <w:sz w:val="20"/>
        </w:rPr>
        <w:t xml:space="preserve">: </w:t>
      </w:r>
      <w:hyperlink r:id="rId29">
        <w:r>
          <w:rPr>
            <w:sz w:val="20"/>
          </w:rPr>
          <w:t>https://onlinelibrary.wiley.</w:t>
        </w:r>
      </w:hyperlink>
      <w:r>
        <w:rPr>
          <w:sz w:val="20"/>
        </w:rPr>
        <w:t xml:space="preserve"> </w:t>
      </w:r>
      <w:bookmarkStart w:id="222" w:name="_bookmark8"/>
      <w:bookmarkEnd w:id="222"/>
      <w:r>
        <w:fldChar w:fldCharType="begin"/>
      </w:r>
      <w:r>
        <w:instrText>HYPERLINK "https://onlinelibrary.wiley.com/doi/10.1111/coin.12428" \h</w:instrText>
      </w:r>
      <w:r>
        <w:fldChar w:fldCharType="separate"/>
      </w:r>
      <w:r>
        <w:rPr>
          <w:sz w:val="20"/>
        </w:rPr>
        <w:t>com/</w:t>
      </w:r>
      <w:proofErr w:type="spellStart"/>
      <w:r>
        <w:rPr>
          <w:sz w:val="20"/>
        </w:rPr>
        <w:t>doi</w:t>
      </w:r>
      <w:proofErr w:type="spellEnd"/>
      <w:r>
        <w:rPr>
          <w:sz w:val="20"/>
        </w:rPr>
        <w:t>/10.1111/coin.12428</w:t>
      </w:r>
      <w:r>
        <w:fldChar w:fldCharType="end"/>
      </w:r>
      <w:r>
        <w:rPr>
          <w:sz w:val="20"/>
        </w:rPr>
        <w:t xml:space="preserve"> (visited on 11/15/2023).</w:t>
      </w:r>
    </w:p>
    <w:p w14:paraId="25C21D48" w14:textId="77777777" w:rsidR="00C50428" w:rsidRDefault="00A23A38">
      <w:pPr>
        <w:pStyle w:val="ListParagraph"/>
        <w:numPr>
          <w:ilvl w:val="0"/>
          <w:numId w:val="1"/>
        </w:numPr>
        <w:tabs>
          <w:tab w:val="left" w:pos="790"/>
        </w:tabs>
        <w:spacing w:line="249" w:lineRule="auto"/>
        <w:ind w:left="790"/>
        <w:jc w:val="both"/>
        <w:rPr>
          <w:sz w:val="20"/>
        </w:rPr>
      </w:pPr>
      <w:proofErr w:type="spellStart"/>
      <w:r>
        <w:rPr>
          <w:sz w:val="20"/>
        </w:rPr>
        <w:t>Haodong</w:t>
      </w:r>
      <w:proofErr w:type="spellEnd"/>
      <w:r>
        <w:rPr>
          <w:sz w:val="20"/>
        </w:rPr>
        <w:t xml:space="preserve"> Duan et al. </w:t>
      </w:r>
      <w:r>
        <w:rPr>
          <w:i/>
          <w:sz w:val="20"/>
        </w:rPr>
        <w:t>PYSKL: Towards Good Practices for Skeleton Action Recognition</w:t>
      </w:r>
      <w:r>
        <w:rPr>
          <w:sz w:val="20"/>
        </w:rPr>
        <w:t xml:space="preserve">. May 2022. </w:t>
      </w:r>
      <w:r>
        <w:rPr>
          <w:sz w:val="16"/>
        </w:rPr>
        <w:t>DOI</w:t>
      </w:r>
      <w:r>
        <w:rPr>
          <w:sz w:val="20"/>
        </w:rPr>
        <w:t xml:space="preserve">: </w:t>
      </w:r>
      <w:hyperlink r:id="rId30">
        <w:r>
          <w:rPr>
            <w:sz w:val="20"/>
          </w:rPr>
          <w:t>10.</w:t>
        </w:r>
      </w:hyperlink>
      <w:r>
        <w:rPr>
          <w:sz w:val="20"/>
        </w:rPr>
        <w:t xml:space="preserve"> </w:t>
      </w:r>
      <w:hyperlink r:id="rId31">
        <w:r>
          <w:rPr>
            <w:sz w:val="20"/>
          </w:rPr>
          <w:t>48550</w:t>
        </w:r>
        <w:r>
          <w:rPr>
            <w:spacing w:val="-26"/>
            <w:sz w:val="20"/>
          </w:rPr>
          <w:t xml:space="preserve"> </w:t>
        </w:r>
        <w:r>
          <w:rPr>
            <w:sz w:val="20"/>
          </w:rPr>
          <w:t>/</w:t>
        </w:r>
        <w:r>
          <w:rPr>
            <w:spacing w:val="-26"/>
            <w:sz w:val="20"/>
          </w:rPr>
          <w:t xml:space="preserve"> </w:t>
        </w:r>
        <w:proofErr w:type="spellStart"/>
        <w:r>
          <w:rPr>
            <w:sz w:val="20"/>
          </w:rPr>
          <w:t>arXiv</w:t>
        </w:r>
        <w:proofErr w:type="spellEnd"/>
        <w:r>
          <w:rPr>
            <w:sz w:val="20"/>
          </w:rPr>
          <w:t>.</w:t>
        </w:r>
        <w:r>
          <w:rPr>
            <w:spacing w:val="-26"/>
            <w:sz w:val="20"/>
          </w:rPr>
          <w:t xml:space="preserve"> </w:t>
        </w:r>
        <w:proofErr w:type="gramStart"/>
        <w:r>
          <w:rPr>
            <w:sz w:val="20"/>
          </w:rPr>
          <w:t>2205</w:t>
        </w:r>
        <w:r>
          <w:rPr>
            <w:spacing w:val="-26"/>
            <w:sz w:val="20"/>
          </w:rPr>
          <w:t xml:space="preserve"> </w:t>
        </w:r>
        <w:r>
          <w:rPr>
            <w:sz w:val="20"/>
          </w:rPr>
          <w:t>.</w:t>
        </w:r>
        <w:proofErr w:type="gramEnd"/>
        <w:r>
          <w:rPr>
            <w:spacing w:val="-26"/>
            <w:sz w:val="20"/>
          </w:rPr>
          <w:t xml:space="preserve"> </w:t>
        </w:r>
        <w:r>
          <w:rPr>
            <w:sz w:val="20"/>
          </w:rPr>
          <w:t>09443.</w:t>
        </w:r>
      </w:hyperlink>
      <w:r>
        <w:rPr>
          <w:spacing w:val="14"/>
          <w:sz w:val="20"/>
        </w:rPr>
        <w:t xml:space="preserve"> </w:t>
      </w:r>
      <w:proofErr w:type="spellStart"/>
      <w:r>
        <w:rPr>
          <w:sz w:val="20"/>
        </w:rPr>
        <w:t>arXiv</w:t>
      </w:r>
      <w:proofErr w:type="spellEnd"/>
      <w:r>
        <w:rPr>
          <w:sz w:val="20"/>
        </w:rPr>
        <w:t>:</w:t>
      </w:r>
      <w:r>
        <w:rPr>
          <w:spacing w:val="33"/>
          <w:sz w:val="20"/>
        </w:rPr>
        <w:t xml:space="preserve"> </w:t>
      </w:r>
      <w:hyperlink r:id="rId32">
        <w:proofErr w:type="gramStart"/>
        <w:r>
          <w:rPr>
            <w:sz w:val="20"/>
          </w:rPr>
          <w:t>2205</w:t>
        </w:r>
        <w:r>
          <w:rPr>
            <w:spacing w:val="-25"/>
            <w:sz w:val="20"/>
          </w:rPr>
          <w:t xml:space="preserve"> </w:t>
        </w:r>
        <w:r>
          <w:rPr>
            <w:sz w:val="20"/>
          </w:rPr>
          <w:t>.</w:t>
        </w:r>
        <w:proofErr w:type="gramEnd"/>
        <w:r>
          <w:rPr>
            <w:spacing w:val="-26"/>
            <w:sz w:val="20"/>
          </w:rPr>
          <w:t xml:space="preserve"> </w:t>
        </w:r>
        <w:r>
          <w:rPr>
            <w:sz w:val="20"/>
          </w:rPr>
          <w:t>09443</w:t>
        </w:r>
        <w:r>
          <w:rPr>
            <w:spacing w:val="32"/>
            <w:sz w:val="20"/>
          </w:rPr>
          <w:t xml:space="preserve"> </w:t>
        </w:r>
        <w:r>
          <w:rPr>
            <w:rFonts w:ascii="Courier New"/>
            <w:sz w:val="20"/>
          </w:rPr>
          <w:t>[cs]</w:t>
        </w:r>
      </w:hyperlink>
      <w:r>
        <w:rPr>
          <w:sz w:val="20"/>
        </w:rPr>
        <w:t>.</w:t>
      </w:r>
    </w:p>
    <w:p w14:paraId="25C21D49" w14:textId="77777777" w:rsidR="00C50428" w:rsidRDefault="00A23A38">
      <w:pPr>
        <w:pStyle w:val="BodyText"/>
        <w:spacing w:line="213" w:lineRule="exact"/>
        <w:ind w:left="795"/>
        <w:jc w:val="left"/>
      </w:pPr>
      <w:r>
        <w:rPr>
          <w:sz w:val="16"/>
        </w:rPr>
        <w:t>URL</w:t>
      </w:r>
      <w:r>
        <w:t>:</w:t>
      </w:r>
      <w:r>
        <w:rPr>
          <w:spacing w:val="51"/>
        </w:rPr>
        <w:t xml:space="preserve"> </w:t>
      </w:r>
      <w:hyperlink r:id="rId33">
        <w:proofErr w:type="gramStart"/>
        <w:r>
          <w:t>http</w:t>
        </w:r>
        <w:r>
          <w:rPr>
            <w:spacing w:val="-12"/>
          </w:rPr>
          <w:t xml:space="preserve"> </w:t>
        </w:r>
        <w:r>
          <w:t>:</w:t>
        </w:r>
        <w:proofErr w:type="gramEnd"/>
        <w:r>
          <w:rPr>
            <w:spacing w:val="-12"/>
          </w:rPr>
          <w:t xml:space="preserve"> </w:t>
        </w:r>
        <w:r>
          <w:t>/</w:t>
        </w:r>
        <w:r>
          <w:rPr>
            <w:spacing w:val="-13"/>
          </w:rPr>
          <w:t xml:space="preserve"> </w:t>
        </w:r>
        <w:r>
          <w:t>/</w:t>
        </w:r>
        <w:r>
          <w:rPr>
            <w:spacing w:val="-12"/>
          </w:rPr>
          <w:t xml:space="preserve"> </w:t>
        </w:r>
        <w:proofErr w:type="spellStart"/>
        <w:proofErr w:type="gramStart"/>
        <w:r>
          <w:t>arxiv</w:t>
        </w:r>
        <w:proofErr w:type="spellEnd"/>
        <w:r>
          <w:rPr>
            <w:spacing w:val="-24"/>
          </w:rPr>
          <w:t xml:space="preserve"> </w:t>
        </w:r>
        <w:r>
          <w:t>.</w:t>
        </w:r>
        <w:proofErr w:type="gramEnd"/>
        <w:r>
          <w:rPr>
            <w:spacing w:val="-12"/>
          </w:rPr>
          <w:t xml:space="preserve"> </w:t>
        </w:r>
        <w:r>
          <w:t>org</w:t>
        </w:r>
        <w:r>
          <w:rPr>
            <w:spacing w:val="-12"/>
          </w:rPr>
          <w:t xml:space="preserve"> </w:t>
        </w:r>
        <w:r>
          <w:t>/</w:t>
        </w:r>
        <w:r>
          <w:rPr>
            <w:spacing w:val="-12"/>
          </w:rPr>
          <w:t xml:space="preserve"> </w:t>
        </w:r>
        <w:r>
          <w:t>abs</w:t>
        </w:r>
        <w:r>
          <w:rPr>
            <w:spacing w:val="-12"/>
          </w:rPr>
          <w:t xml:space="preserve"> </w:t>
        </w:r>
        <w:r>
          <w:t>/</w:t>
        </w:r>
        <w:r>
          <w:rPr>
            <w:spacing w:val="-12"/>
          </w:rPr>
          <w:t xml:space="preserve"> </w:t>
        </w:r>
        <w:proofErr w:type="gramStart"/>
        <w:r>
          <w:t>2205</w:t>
        </w:r>
        <w:r>
          <w:rPr>
            <w:spacing w:val="-12"/>
          </w:rPr>
          <w:t xml:space="preserve"> </w:t>
        </w:r>
        <w:r>
          <w:t>.</w:t>
        </w:r>
        <w:proofErr w:type="gramEnd"/>
        <w:r>
          <w:rPr>
            <w:spacing w:val="-13"/>
          </w:rPr>
          <w:t xml:space="preserve"> </w:t>
        </w:r>
        <w:r>
          <w:t>09443</w:t>
        </w:r>
      </w:hyperlink>
      <w:r>
        <w:rPr>
          <w:spacing w:val="52"/>
        </w:rPr>
        <w:t xml:space="preserve"> </w:t>
      </w:r>
      <w:r>
        <w:t>(visited</w:t>
      </w:r>
      <w:r>
        <w:rPr>
          <w:spacing w:val="52"/>
        </w:rPr>
        <w:t xml:space="preserve"> </w:t>
      </w:r>
      <w:r>
        <w:rPr>
          <w:spacing w:val="-7"/>
        </w:rPr>
        <w:t>on</w:t>
      </w:r>
    </w:p>
    <w:p w14:paraId="25C21D4A" w14:textId="77777777" w:rsidR="00C50428" w:rsidRDefault="00A23A38">
      <w:pPr>
        <w:pStyle w:val="BodyText"/>
        <w:spacing w:before="9"/>
        <w:ind w:left="790"/>
        <w:jc w:val="left"/>
      </w:pPr>
      <w:bookmarkStart w:id="223" w:name="_bookmark9"/>
      <w:bookmarkEnd w:id="223"/>
      <w:r>
        <w:rPr>
          <w:spacing w:val="-2"/>
        </w:rPr>
        <w:t>10/16/2025).</w:t>
      </w:r>
    </w:p>
    <w:p w14:paraId="25C21D4B" w14:textId="77777777" w:rsidR="00C50428" w:rsidRDefault="00A23A38">
      <w:pPr>
        <w:pStyle w:val="ListParagraph"/>
        <w:numPr>
          <w:ilvl w:val="0"/>
          <w:numId w:val="1"/>
        </w:numPr>
        <w:tabs>
          <w:tab w:val="left" w:pos="790"/>
        </w:tabs>
        <w:spacing w:before="9" w:line="249" w:lineRule="auto"/>
        <w:ind w:left="790"/>
        <w:jc w:val="both"/>
        <w:rPr>
          <w:sz w:val="20"/>
        </w:rPr>
      </w:pPr>
      <w:r>
        <w:rPr>
          <w:sz w:val="20"/>
        </w:rPr>
        <w:t xml:space="preserve">M. Gori, G. Monfardini, and F. Scarselli. “A New Model for Learning in Graph Domains”. In: </w:t>
      </w:r>
      <w:r>
        <w:rPr>
          <w:i/>
          <w:sz w:val="20"/>
        </w:rPr>
        <w:t>Proceed-</w:t>
      </w:r>
      <w:proofErr w:type="spellStart"/>
      <w:r>
        <w:rPr>
          <w:i/>
          <w:sz w:val="20"/>
        </w:rPr>
        <w:t>ings</w:t>
      </w:r>
      <w:proofErr w:type="spellEnd"/>
      <w:r>
        <w:rPr>
          <w:i/>
          <w:sz w:val="20"/>
        </w:rPr>
        <w:t>. 2005 IEEE International Joint Conference on Neural</w:t>
      </w:r>
      <w:r>
        <w:rPr>
          <w:i/>
          <w:spacing w:val="-7"/>
          <w:sz w:val="20"/>
        </w:rPr>
        <w:t xml:space="preserve"> </w:t>
      </w:r>
      <w:r>
        <w:rPr>
          <w:i/>
          <w:sz w:val="20"/>
        </w:rPr>
        <w:t>Networks,</w:t>
      </w:r>
      <w:r>
        <w:rPr>
          <w:i/>
          <w:spacing w:val="-7"/>
          <w:sz w:val="20"/>
        </w:rPr>
        <w:t xml:space="preserve"> </w:t>
      </w:r>
      <w:r>
        <w:rPr>
          <w:i/>
          <w:sz w:val="20"/>
        </w:rPr>
        <w:t>2005.</w:t>
      </w:r>
      <w:r>
        <w:rPr>
          <w:i/>
          <w:spacing w:val="-7"/>
          <w:sz w:val="20"/>
        </w:rPr>
        <w:t xml:space="preserve"> </w:t>
      </w:r>
      <w:r>
        <w:rPr>
          <w:sz w:val="20"/>
        </w:rPr>
        <w:t>Vol.</w:t>
      </w:r>
      <w:r>
        <w:rPr>
          <w:spacing w:val="-7"/>
          <w:sz w:val="20"/>
        </w:rPr>
        <w:t xml:space="preserve"> </w:t>
      </w:r>
      <w:r>
        <w:rPr>
          <w:sz w:val="20"/>
        </w:rPr>
        <w:t>2.</w:t>
      </w:r>
      <w:r>
        <w:rPr>
          <w:spacing w:val="-7"/>
          <w:sz w:val="20"/>
        </w:rPr>
        <w:t xml:space="preserve"> </w:t>
      </w:r>
      <w:r>
        <w:rPr>
          <w:sz w:val="20"/>
        </w:rPr>
        <w:t>July</w:t>
      </w:r>
      <w:r>
        <w:rPr>
          <w:spacing w:val="-7"/>
          <w:sz w:val="20"/>
        </w:rPr>
        <w:t xml:space="preserve"> </w:t>
      </w:r>
      <w:r>
        <w:rPr>
          <w:sz w:val="20"/>
        </w:rPr>
        <w:t>2005,</w:t>
      </w:r>
      <w:r>
        <w:rPr>
          <w:spacing w:val="-7"/>
          <w:sz w:val="20"/>
        </w:rPr>
        <w:t xml:space="preserve"> </w:t>
      </w:r>
      <w:r>
        <w:rPr>
          <w:sz w:val="20"/>
        </w:rPr>
        <w:t>729–734</w:t>
      </w:r>
      <w:r>
        <w:rPr>
          <w:spacing w:val="-7"/>
          <w:sz w:val="20"/>
        </w:rPr>
        <w:t xml:space="preserve"> </w:t>
      </w:r>
      <w:r>
        <w:rPr>
          <w:sz w:val="20"/>
        </w:rPr>
        <w:t>vol.</w:t>
      </w:r>
    </w:p>
    <w:p w14:paraId="25C21D4C" w14:textId="77777777" w:rsidR="00C50428" w:rsidRDefault="00A23A38">
      <w:pPr>
        <w:pStyle w:val="BodyText"/>
        <w:spacing w:line="230" w:lineRule="exact"/>
        <w:ind w:left="790"/>
      </w:pPr>
      <w:r>
        <w:t>2.</w:t>
      </w:r>
      <w:r>
        <w:rPr>
          <w:spacing w:val="49"/>
        </w:rPr>
        <w:t xml:space="preserve"> </w:t>
      </w:r>
      <w:r>
        <w:rPr>
          <w:sz w:val="16"/>
        </w:rPr>
        <w:t>DOI</w:t>
      </w:r>
      <w:r>
        <w:t>:</w:t>
      </w:r>
      <w:r>
        <w:rPr>
          <w:spacing w:val="43"/>
        </w:rPr>
        <w:t xml:space="preserve"> </w:t>
      </w:r>
      <w:hyperlink r:id="rId34">
        <w:proofErr w:type="gramStart"/>
        <w:r>
          <w:t>10</w:t>
        </w:r>
        <w:r>
          <w:rPr>
            <w:spacing w:val="-23"/>
          </w:rPr>
          <w:t xml:space="preserve"> </w:t>
        </w:r>
        <w:r>
          <w:t>.</w:t>
        </w:r>
        <w:proofErr w:type="gramEnd"/>
        <w:r>
          <w:rPr>
            <w:spacing w:val="-24"/>
          </w:rPr>
          <w:t xml:space="preserve"> </w:t>
        </w:r>
        <w:r>
          <w:t>1109</w:t>
        </w:r>
        <w:r>
          <w:rPr>
            <w:spacing w:val="-24"/>
          </w:rPr>
          <w:t xml:space="preserve"> </w:t>
        </w:r>
        <w:r>
          <w:t>/</w:t>
        </w:r>
        <w:r>
          <w:rPr>
            <w:spacing w:val="-24"/>
          </w:rPr>
          <w:t xml:space="preserve"> </w:t>
        </w:r>
        <w:proofErr w:type="gramStart"/>
        <w:r>
          <w:t>IJCNN</w:t>
        </w:r>
        <w:r>
          <w:rPr>
            <w:spacing w:val="-23"/>
          </w:rPr>
          <w:t xml:space="preserve"> </w:t>
        </w:r>
        <w:r>
          <w:t>.</w:t>
        </w:r>
        <w:proofErr w:type="gramEnd"/>
        <w:r>
          <w:rPr>
            <w:spacing w:val="-24"/>
          </w:rPr>
          <w:t xml:space="preserve"> </w:t>
        </w:r>
        <w:proofErr w:type="gramStart"/>
        <w:r>
          <w:t>2005</w:t>
        </w:r>
        <w:r>
          <w:rPr>
            <w:spacing w:val="-24"/>
          </w:rPr>
          <w:t xml:space="preserve"> </w:t>
        </w:r>
        <w:r>
          <w:t>.</w:t>
        </w:r>
        <w:proofErr w:type="gramEnd"/>
        <w:r>
          <w:rPr>
            <w:spacing w:val="-23"/>
          </w:rPr>
          <w:t xml:space="preserve"> </w:t>
        </w:r>
        <w:r>
          <w:t>1555942.</w:t>
        </w:r>
      </w:hyperlink>
      <w:r>
        <w:rPr>
          <w:spacing w:val="49"/>
        </w:rPr>
        <w:t xml:space="preserve"> </w:t>
      </w:r>
      <w:r>
        <w:rPr>
          <w:sz w:val="16"/>
        </w:rPr>
        <w:t>URL</w:t>
      </w:r>
      <w:r>
        <w:t>:</w:t>
      </w:r>
      <w:r>
        <w:rPr>
          <w:spacing w:val="43"/>
        </w:rPr>
        <w:t xml:space="preserve"> </w:t>
      </w:r>
      <w:hyperlink r:id="rId35">
        <w:proofErr w:type="gramStart"/>
        <w:r>
          <w:t>https</w:t>
        </w:r>
        <w:r>
          <w:rPr>
            <w:spacing w:val="-23"/>
          </w:rPr>
          <w:t xml:space="preserve"> </w:t>
        </w:r>
        <w:r>
          <w:rPr>
            <w:spacing w:val="-10"/>
          </w:rPr>
          <w:t>:</w:t>
        </w:r>
        <w:proofErr w:type="gramEnd"/>
      </w:hyperlink>
    </w:p>
    <w:p w14:paraId="25C21D4D" w14:textId="77777777" w:rsidR="00C50428" w:rsidRDefault="00A23A38">
      <w:pPr>
        <w:pStyle w:val="BodyText"/>
        <w:spacing w:before="9" w:line="249" w:lineRule="auto"/>
        <w:ind w:left="790"/>
      </w:pPr>
      <w:hyperlink r:id="rId36">
        <w:r>
          <w:rPr>
            <w:spacing w:val="-2"/>
          </w:rPr>
          <w:t>/</w:t>
        </w:r>
        <w:r>
          <w:rPr>
            <w:spacing w:val="-11"/>
          </w:rPr>
          <w:t xml:space="preserve"> </w:t>
        </w:r>
        <w:r>
          <w:rPr>
            <w:spacing w:val="-2"/>
          </w:rPr>
          <w:t>/</w:t>
        </w:r>
        <w:r>
          <w:rPr>
            <w:spacing w:val="-10"/>
          </w:rPr>
          <w:t xml:space="preserve"> </w:t>
        </w:r>
        <w:proofErr w:type="spellStart"/>
        <w:proofErr w:type="gramStart"/>
        <w:r>
          <w:rPr>
            <w:spacing w:val="-2"/>
          </w:rPr>
          <w:t>ieeexplore</w:t>
        </w:r>
        <w:proofErr w:type="spellEnd"/>
        <w:r>
          <w:rPr>
            <w:spacing w:val="-11"/>
          </w:rPr>
          <w:t xml:space="preserve"> </w:t>
        </w:r>
        <w:r>
          <w:rPr>
            <w:spacing w:val="-2"/>
          </w:rPr>
          <w:t>.</w:t>
        </w:r>
        <w:proofErr w:type="gramEnd"/>
        <w:r>
          <w:rPr>
            <w:spacing w:val="-10"/>
          </w:rPr>
          <w:t xml:space="preserve"> </w:t>
        </w:r>
        <w:proofErr w:type="spellStart"/>
        <w:proofErr w:type="gramStart"/>
        <w:r>
          <w:rPr>
            <w:spacing w:val="-2"/>
          </w:rPr>
          <w:t>ieee</w:t>
        </w:r>
        <w:proofErr w:type="spellEnd"/>
        <w:r>
          <w:rPr>
            <w:spacing w:val="-11"/>
          </w:rPr>
          <w:t xml:space="preserve"> </w:t>
        </w:r>
        <w:r>
          <w:rPr>
            <w:spacing w:val="-2"/>
          </w:rPr>
          <w:t>.</w:t>
        </w:r>
        <w:proofErr w:type="gramEnd"/>
        <w:r>
          <w:rPr>
            <w:spacing w:val="-10"/>
          </w:rPr>
          <w:t xml:space="preserve"> </w:t>
        </w:r>
        <w:r>
          <w:rPr>
            <w:spacing w:val="-2"/>
          </w:rPr>
          <w:t>org</w:t>
        </w:r>
        <w:r>
          <w:rPr>
            <w:spacing w:val="-11"/>
          </w:rPr>
          <w:t xml:space="preserve"> </w:t>
        </w:r>
        <w:r>
          <w:rPr>
            <w:spacing w:val="-2"/>
          </w:rPr>
          <w:t>/</w:t>
        </w:r>
        <w:r>
          <w:rPr>
            <w:spacing w:val="-10"/>
          </w:rPr>
          <w:t xml:space="preserve"> </w:t>
        </w:r>
        <w:r>
          <w:rPr>
            <w:spacing w:val="-2"/>
          </w:rPr>
          <w:t>document</w:t>
        </w:r>
        <w:r>
          <w:rPr>
            <w:spacing w:val="-11"/>
          </w:rPr>
          <w:t xml:space="preserve"> </w:t>
        </w:r>
        <w:r>
          <w:rPr>
            <w:spacing w:val="-2"/>
          </w:rPr>
          <w:t>/</w:t>
        </w:r>
        <w:r>
          <w:rPr>
            <w:spacing w:val="-10"/>
          </w:rPr>
          <w:t xml:space="preserve"> </w:t>
        </w:r>
        <w:r>
          <w:rPr>
            <w:spacing w:val="-2"/>
          </w:rPr>
          <w:t>1555942</w:t>
        </w:r>
      </w:hyperlink>
      <w:r>
        <w:rPr>
          <w:spacing w:val="-11"/>
        </w:rPr>
        <w:t xml:space="preserve"> </w:t>
      </w:r>
      <w:r>
        <w:rPr>
          <w:spacing w:val="-2"/>
        </w:rPr>
        <w:t>(visited</w:t>
      </w:r>
      <w:r>
        <w:rPr>
          <w:spacing w:val="30"/>
        </w:rPr>
        <w:t xml:space="preserve"> </w:t>
      </w:r>
      <w:r>
        <w:rPr>
          <w:spacing w:val="-2"/>
        </w:rPr>
        <w:t xml:space="preserve">on </w:t>
      </w:r>
      <w:bookmarkStart w:id="224" w:name="_bookmark10"/>
      <w:bookmarkEnd w:id="224"/>
      <w:r>
        <w:rPr>
          <w:spacing w:val="-2"/>
        </w:rPr>
        <w:t>03/16/2025).</w:t>
      </w:r>
    </w:p>
    <w:p w14:paraId="25C21D4E" w14:textId="77777777" w:rsidR="00C50428" w:rsidRDefault="00A23A38">
      <w:pPr>
        <w:pStyle w:val="ListParagraph"/>
        <w:numPr>
          <w:ilvl w:val="0"/>
          <w:numId w:val="1"/>
        </w:numPr>
        <w:tabs>
          <w:tab w:val="left" w:pos="790"/>
        </w:tabs>
        <w:spacing w:line="249" w:lineRule="auto"/>
        <w:ind w:left="790"/>
        <w:jc w:val="both"/>
        <w:rPr>
          <w:sz w:val="20"/>
        </w:rPr>
      </w:pPr>
      <w:r>
        <w:rPr>
          <w:sz w:val="20"/>
        </w:rPr>
        <w:t xml:space="preserve">Bolin Lai et al. </w:t>
      </w:r>
      <w:r>
        <w:rPr>
          <w:i/>
          <w:sz w:val="20"/>
        </w:rPr>
        <w:t>Human Action Anticipation: A Survey</w:t>
      </w:r>
      <w:r>
        <w:rPr>
          <w:sz w:val="20"/>
        </w:rPr>
        <w:t>. Oct.</w:t>
      </w:r>
      <w:r>
        <w:rPr>
          <w:spacing w:val="40"/>
          <w:sz w:val="20"/>
        </w:rPr>
        <w:t xml:space="preserve"> </w:t>
      </w:r>
      <w:r>
        <w:rPr>
          <w:sz w:val="20"/>
        </w:rPr>
        <w:t>2024.</w:t>
      </w:r>
      <w:r>
        <w:rPr>
          <w:spacing w:val="40"/>
          <w:sz w:val="20"/>
        </w:rPr>
        <w:t xml:space="preserve"> </w:t>
      </w:r>
      <w:r>
        <w:rPr>
          <w:sz w:val="16"/>
        </w:rPr>
        <w:t>DOI</w:t>
      </w:r>
      <w:r>
        <w:rPr>
          <w:sz w:val="20"/>
        </w:rPr>
        <w:t>:</w:t>
      </w:r>
      <w:r>
        <w:rPr>
          <w:spacing w:val="40"/>
          <w:sz w:val="20"/>
        </w:rPr>
        <w:t xml:space="preserve"> </w:t>
      </w:r>
      <w:hyperlink r:id="rId37">
        <w:r>
          <w:rPr>
            <w:sz w:val="20"/>
          </w:rPr>
          <w:t>10.48550/arXiv.2410.14045.</w:t>
        </w:r>
      </w:hyperlink>
      <w:r>
        <w:rPr>
          <w:spacing w:val="40"/>
          <w:sz w:val="20"/>
        </w:rPr>
        <w:t xml:space="preserve"> </w:t>
      </w:r>
      <w:proofErr w:type="spellStart"/>
      <w:r>
        <w:rPr>
          <w:sz w:val="20"/>
        </w:rPr>
        <w:t>arXiv</w:t>
      </w:r>
      <w:proofErr w:type="spellEnd"/>
      <w:r>
        <w:rPr>
          <w:sz w:val="20"/>
        </w:rPr>
        <w:t>:</w:t>
      </w:r>
    </w:p>
    <w:p w14:paraId="25C21D4F" w14:textId="77777777" w:rsidR="00C50428" w:rsidRDefault="00A23A38">
      <w:pPr>
        <w:pStyle w:val="BodyText"/>
        <w:spacing w:before="103" w:line="232" w:lineRule="auto"/>
        <w:ind w:left="730" w:right="257"/>
      </w:pPr>
      <w:r>
        <w:br w:type="column"/>
      </w:r>
      <w:hyperlink r:id="rId38">
        <w:proofErr w:type="gramStart"/>
        <w:r>
          <w:t>2410</w:t>
        </w:r>
        <w:r>
          <w:rPr>
            <w:spacing w:val="-13"/>
          </w:rPr>
          <w:t xml:space="preserve"> </w:t>
        </w:r>
        <w:r>
          <w:t>.</w:t>
        </w:r>
        <w:proofErr w:type="gramEnd"/>
        <w:r>
          <w:rPr>
            <w:spacing w:val="-12"/>
          </w:rPr>
          <w:t xml:space="preserve"> </w:t>
        </w:r>
        <w:r>
          <w:t>14045</w:t>
        </w:r>
        <w:r>
          <w:rPr>
            <w:spacing w:val="-13"/>
          </w:rPr>
          <w:t xml:space="preserve"> </w:t>
        </w:r>
        <w:r>
          <w:rPr>
            <w:rFonts w:ascii="Courier New"/>
          </w:rPr>
          <w:t>[cs]</w:t>
        </w:r>
      </w:hyperlink>
      <w:r>
        <w:t>.</w:t>
      </w:r>
      <w:r>
        <w:rPr>
          <w:spacing w:val="-12"/>
        </w:rPr>
        <w:t xml:space="preserve"> </w:t>
      </w:r>
      <w:r>
        <w:rPr>
          <w:sz w:val="16"/>
        </w:rPr>
        <w:t>URL</w:t>
      </w:r>
      <w:r>
        <w:t>:</w:t>
      </w:r>
      <w:r>
        <w:rPr>
          <w:spacing w:val="-12"/>
        </w:rPr>
        <w:t xml:space="preserve"> </w:t>
      </w:r>
      <w:hyperlink r:id="rId39">
        <w:proofErr w:type="gramStart"/>
        <w:r>
          <w:t>http</w:t>
        </w:r>
        <w:r>
          <w:rPr>
            <w:spacing w:val="-13"/>
          </w:rPr>
          <w:t xml:space="preserve"> </w:t>
        </w:r>
        <w:r>
          <w:t>:</w:t>
        </w:r>
        <w:proofErr w:type="gramEnd"/>
        <w:r>
          <w:rPr>
            <w:spacing w:val="-12"/>
          </w:rPr>
          <w:t xml:space="preserve"> </w:t>
        </w:r>
        <w:r>
          <w:t>/</w:t>
        </w:r>
        <w:r>
          <w:rPr>
            <w:spacing w:val="-13"/>
          </w:rPr>
          <w:t xml:space="preserve"> </w:t>
        </w:r>
        <w:r>
          <w:t>/</w:t>
        </w:r>
        <w:r>
          <w:rPr>
            <w:spacing w:val="-12"/>
          </w:rPr>
          <w:t xml:space="preserve"> </w:t>
        </w:r>
        <w:proofErr w:type="spellStart"/>
        <w:r>
          <w:t>arxiv</w:t>
        </w:r>
        <w:proofErr w:type="spellEnd"/>
        <w:r>
          <w:t>.</w:t>
        </w:r>
        <w:r>
          <w:rPr>
            <w:spacing w:val="-13"/>
          </w:rPr>
          <w:t xml:space="preserve"> </w:t>
        </w:r>
        <w:r>
          <w:t>org</w:t>
        </w:r>
        <w:r>
          <w:rPr>
            <w:spacing w:val="-12"/>
          </w:rPr>
          <w:t xml:space="preserve"> </w:t>
        </w:r>
        <w:r>
          <w:t>/</w:t>
        </w:r>
        <w:r>
          <w:rPr>
            <w:spacing w:val="-13"/>
          </w:rPr>
          <w:t xml:space="preserve"> </w:t>
        </w:r>
        <w:r>
          <w:t>abs</w:t>
        </w:r>
        <w:r>
          <w:rPr>
            <w:spacing w:val="-12"/>
          </w:rPr>
          <w:t xml:space="preserve"> </w:t>
        </w:r>
        <w:r>
          <w:t>/</w:t>
        </w:r>
        <w:r>
          <w:rPr>
            <w:spacing w:val="-13"/>
          </w:rPr>
          <w:t xml:space="preserve"> </w:t>
        </w:r>
        <w:proofErr w:type="gramStart"/>
        <w:r>
          <w:t>2410</w:t>
        </w:r>
        <w:r>
          <w:rPr>
            <w:spacing w:val="-12"/>
          </w:rPr>
          <w:t xml:space="preserve"> </w:t>
        </w:r>
        <w:r>
          <w:t>.</w:t>
        </w:r>
        <w:proofErr w:type="gramEnd"/>
      </w:hyperlink>
      <w:r>
        <w:t xml:space="preserve"> </w:t>
      </w:r>
      <w:bookmarkStart w:id="225" w:name="_bookmark11"/>
      <w:bookmarkEnd w:id="225"/>
      <w:r>
        <w:fldChar w:fldCharType="begin"/>
      </w:r>
      <w:r>
        <w:instrText>HYPERLINK "http://arxiv.org/abs/2410.14045" \h</w:instrText>
      </w:r>
      <w:r>
        <w:fldChar w:fldCharType="separate"/>
      </w:r>
      <w:r>
        <w:t>14045</w:t>
      </w:r>
      <w:r>
        <w:fldChar w:fldCharType="end"/>
      </w:r>
      <w:r>
        <w:t xml:space="preserve"> (visited on 12/30/2024).</w:t>
      </w:r>
    </w:p>
    <w:p w14:paraId="25C21D50" w14:textId="77777777" w:rsidR="00C50428" w:rsidRDefault="00A23A38">
      <w:pPr>
        <w:pStyle w:val="ListParagraph"/>
        <w:numPr>
          <w:ilvl w:val="0"/>
          <w:numId w:val="1"/>
        </w:numPr>
        <w:tabs>
          <w:tab w:val="left" w:pos="730"/>
        </w:tabs>
        <w:spacing w:before="10" w:line="249" w:lineRule="auto"/>
        <w:ind w:right="257"/>
        <w:jc w:val="both"/>
        <w:rPr>
          <w:sz w:val="20"/>
        </w:rPr>
      </w:pPr>
      <w:r>
        <w:rPr>
          <w:sz w:val="20"/>
        </w:rPr>
        <w:t>Jun Liu et al. “NTU RGB+D 120: A Large-Scale Benchmark</w:t>
      </w:r>
      <w:r>
        <w:rPr>
          <w:spacing w:val="-6"/>
          <w:sz w:val="20"/>
        </w:rPr>
        <w:t xml:space="preserve"> </w:t>
      </w:r>
      <w:r>
        <w:rPr>
          <w:sz w:val="20"/>
        </w:rPr>
        <w:t>for</w:t>
      </w:r>
      <w:r>
        <w:rPr>
          <w:spacing w:val="-6"/>
          <w:sz w:val="20"/>
        </w:rPr>
        <w:t xml:space="preserve"> </w:t>
      </w:r>
      <w:r>
        <w:rPr>
          <w:sz w:val="20"/>
        </w:rPr>
        <w:t>3D</w:t>
      </w:r>
      <w:r>
        <w:rPr>
          <w:spacing w:val="-6"/>
          <w:sz w:val="20"/>
        </w:rPr>
        <w:t xml:space="preserve"> </w:t>
      </w:r>
      <w:r>
        <w:rPr>
          <w:sz w:val="20"/>
        </w:rPr>
        <w:t>Human</w:t>
      </w:r>
      <w:r>
        <w:rPr>
          <w:spacing w:val="-6"/>
          <w:sz w:val="20"/>
        </w:rPr>
        <w:t xml:space="preserve"> </w:t>
      </w:r>
      <w:r>
        <w:rPr>
          <w:sz w:val="20"/>
        </w:rPr>
        <w:t>Activity</w:t>
      </w:r>
      <w:r>
        <w:rPr>
          <w:spacing w:val="-6"/>
          <w:sz w:val="20"/>
        </w:rPr>
        <w:t xml:space="preserve"> </w:t>
      </w:r>
      <w:r>
        <w:rPr>
          <w:sz w:val="20"/>
        </w:rPr>
        <w:t>Understanding”.</w:t>
      </w:r>
      <w:r>
        <w:rPr>
          <w:spacing w:val="-6"/>
          <w:sz w:val="20"/>
        </w:rPr>
        <w:t xml:space="preserve"> </w:t>
      </w:r>
      <w:r>
        <w:rPr>
          <w:sz w:val="20"/>
        </w:rPr>
        <w:t xml:space="preserve">In: </w:t>
      </w:r>
      <w:r>
        <w:rPr>
          <w:i/>
          <w:sz w:val="20"/>
        </w:rPr>
        <w:t>IEEE Transactions on Pattern Analysis and Machine Intelligence</w:t>
      </w:r>
      <w:r>
        <w:rPr>
          <w:i/>
          <w:spacing w:val="38"/>
          <w:sz w:val="20"/>
        </w:rPr>
        <w:t xml:space="preserve"> </w:t>
      </w:r>
      <w:r>
        <w:rPr>
          <w:sz w:val="20"/>
        </w:rPr>
        <w:t>42.10</w:t>
      </w:r>
      <w:r>
        <w:rPr>
          <w:spacing w:val="38"/>
          <w:sz w:val="20"/>
        </w:rPr>
        <w:t xml:space="preserve"> </w:t>
      </w:r>
      <w:r>
        <w:rPr>
          <w:sz w:val="20"/>
        </w:rPr>
        <w:t>(Oct.</w:t>
      </w:r>
      <w:r>
        <w:rPr>
          <w:spacing w:val="38"/>
          <w:sz w:val="20"/>
        </w:rPr>
        <w:t xml:space="preserve"> </w:t>
      </w:r>
      <w:r>
        <w:rPr>
          <w:sz w:val="20"/>
        </w:rPr>
        <w:t>2020),</w:t>
      </w:r>
      <w:r>
        <w:rPr>
          <w:spacing w:val="38"/>
          <w:sz w:val="20"/>
        </w:rPr>
        <w:t xml:space="preserve"> </w:t>
      </w:r>
      <w:r>
        <w:rPr>
          <w:sz w:val="20"/>
        </w:rPr>
        <w:t>pp.</w:t>
      </w:r>
      <w:r>
        <w:rPr>
          <w:spacing w:val="38"/>
          <w:sz w:val="20"/>
        </w:rPr>
        <w:t xml:space="preserve"> </w:t>
      </w:r>
      <w:r>
        <w:rPr>
          <w:sz w:val="20"/>
        </w:rPr>
        <w:t>2684–2701.</w:t>
      </w:r>
      <w:r>
        <w:rPr>
          <w:spacing w:val="40"/>
          <w:sz w:val="20"/>
        </w:rPr>
        <w:t xml:space="preserve"> </w:t>
      </w:r>
      <w:r>
        <w:rPr>
          <w:sz w:val="16"/>
        </w:rPr>
        <w:t>ISSN</w:t>
      </w:r>
      <w:r>
        <w:rPr>
          <w:sz w:val="20"/>
        </w:rPr>
        <w:t>:</w:t>
      </w:r>
    </w:p>
    <w:p w14:paraId="25C21D51" w14:textId="77777777" w:rsidR="00C50428" w:rsidRDefault="00A23A38">
      <w:pPr>
        <w:pStyle w:val="BodyText"/>
        <w:spacing w:line="249" w:lineRule="auto"/>
        <w:ind w:left="730" w:right="257"/>
      </w:pPr>
      <w:r>
        <w:t xml:space="preserve">0162-8828, 2160-9292, 1939-3539. </w:t>
      </w:r>
      <w:r>
        <w:rPr>
          <w:sz w:val="16"/>
        </w:rPr>
        <w:t>DOI</w:t>
      </w:r>
      <w:r>
        <w:t xml:space="preserve">: </w:t>
      </w:r>
      <w:hyperlink r:id="rId40">
        <w:proofErr w:type="gramStart"/>
        <w:r>
          <w:t>10 .</w:t>
        </w:r>
        <w:proofErr w:type="gramEnd"/>
        <w:r>
          <w:t xml:space="preserve"> 1109 /</w:t>
        </w:r>
      </w:hyperlink>
      <w:r>
        <w:t xml:space="preserve"> </w:t>
      </w:r>
      <w:hyperlink r:id="rId41">
        <w:r>
          <w:t>TPAMI.2019.2916873.</w:t>
        </w:r>
      </w:hyperlink>
      <w:r>
        <w:rPr>
          <w:spacing w:val="-1"/>
        </w:rPr>
        <w:t xml:space="preserve"> </w:t>
      </w:r>
      <w:proofErr w:type="spellStart"/>
      <w:r>
        <w:t>arXiv</w:t>
      </w:r>
      <w:proofErr w:type="spellEnd"/>
      <w:r>
        <w:t xml:space="preserve">: </w:t>
      </w:r>
      <w:hyperlink r:id="rId42">
        <w:r>
          <w:t>1905.04757</w:t>
        </w:r>
        <w:r>
          <w:rPr>
            <w:spacing w:val="-1"/>
          </w:rPr>
          <w:t xml:space="preserve"> </w:t>
        </w:r>
        <w:r>
          <w:rPr>
            <w:rFonts w:ascii="Courier New"/>
          </w:rPr>
          <w:t>[cs]</w:t>
        </w:r>
      </w:hyperlink>
      <w:r>
        <w:t>.</w:t>
      </w:r>
      <w:r>
        <w:rPr>
          <w:spacing w:val="4"/>
        </w:rPr>
        <w:t xml:space="preserve"> </w:t>
      </w:r>
      <w:r>
        <w:rPr>
          <w:spacing w:val="-4"/>
          <w:sz w:val="16"/>
        </w:rPr>
        <w:t>URL</w:t>
      </w:r>
      <w:r>
        <w:rPr>
          <w:spacing w:val="-4"/>
        </w:rPr>
        <w:t>:</w:t>
      </w:r>
    </w:p>
    <w:bookmarkStart w:id="226" w:name="_bookmark12"/>
    <w:bookmarkEnd w:id="226"/>
    <w:p w14:paraId="25C21D52" w14:textId="77777777" w:rsidR="00C50428" w:rsidRDefault="00A23A38">
      <w:pPr>
        <w:pStyle w:val="BodyText"/>
        <w:spacing w:line="213" w:lineRule="exact"/>
        <w:ind w:left="730"/>
      </w:pPr>
      <w:r>
        <w:fldChar w:fldCharType="begin"/>
      </w:r>
      <w:r>
        <w:instrText>HYPERLINK "http://arxiv.org/abs/1905.04757" \h</w:instrText>
      </w:r>
      <w:r>
        <w:fldChar w:fldCharType="separate"/>
      </w:r>
      <w:r>
        <w:rPr>
          <w:spacing w:val="-2"/>
        </w:rPr>
        <w:t>http://arxiv.org/abs/1905.04757</w:t>
      </w:r>
      <w:r>
        <w:fldChar w:fldCharType="end"/>
      </w:r>
      <w:r>
        <w:rPr>
          <w:spacing w:val="13"/>
        </w:rPr>
        <w:t xml:space="preserve"> </w:t>
      </w:r>
      <w:r>
        <w:rPr>
          <w:spacing w:val="-2"/>
        </w:rPr>
        <w:t>(visited</w:t>
      </w:r>
      <w:r>
        <w:rPr>
          <w:spacing w:val="14"/>
        </w:rPr>
        <w:t xml:space="preserve"> </w:t>
      </w:r>
      <w:r>
        <w:rPr>
          <w:spacing w:val="-2"/>
        </w:rPr>
        <w:t>on</w:t>
      </w:r>
      <w:r>
        <w:rPr>
          <w:spacing w:val="14"/>
        </w:rPr>
        <w:t xml:space="preserve"> </w:t>
      </w:r>
      <w:r>
        <w:rPr>
          <w:spacing w:val="-2"/>
        </w:rPr>
        <w:t>01/24/2025).</w:t>
      </w:r>
    </w:p>
    <w:p w14:paraId="25C21D53" w14:textId="77777777" w:rsidR="00C50428" w:rsidRDefault="00A23A38">
      <w:pPr>
        <w:pStyle w:val="ListParagraph"/>
        <w:numPr>
          <w:ilvl w:val="0"/>
          <w:numId w:val="1"/>
        </w:numPr>
        <w:tabs>
          <w:tab w:val="left" w:pos="730"/>
        </w:tabs>
        <w:spacing w:before="9" w:line="244" w:lineRule="auto"/>
        <w:ind w:right="257"/>
        <w:jc w:val="both"/>
        <w:rPr>
          <w:sz w:val="20"/>
        </w:rPr>
      </w:pPr>
      <w:r>
        <w:rPr>
          <w:sz w:val="20"/>
        </w:rPr>
        <w:t xml:space="preserve">Ziyu Liu et al. </w:t>
      </w:r>
      <w:r>
        <w:rPr>
          <w:i/>
          <w:sz w:val="20"/>
        </w:rPr>
        <w:t>Disentangling and Unifying Graph Convolutions for Skeleton-Based Action Recognition</w:t>
      </w:r>
      <w:r>
        <w:rPr>
          <w:sz w:val="20"/>
        </w:rPr>
        <w:t xml:space="preserve">. May 2020. </w:t>
      </w:r>
      <w:proofErr w:type="spellStart"/>
      <w:r>
        <w:rPr>
          <w:sz w:val="20"/>
        </w:rPr>
        <w:t>arXiv</w:t>
      </w:r>
      <w:proofErr w:type="spellEnd"/>
      <w:r>
        <w:rPr>
          <w:sz w:val="20"/>
        </w:rPr>
        <w:t xml:space="preserve">: </w:t>
      </w:r>
      <w:hyperlink r:id="rId43">
        <w:r>
          <w:rPr>
            <w:sz w:val="20"/>
          </w:rPr>
          <w:t xml:space="preserve">2003.14111 </w:t>
        </w:r>
        <w:r>
          <w:rPr>
            <w:rFonts w:ascii="Courier New"/>
            <w:sz w:val="20"/>
          </w:rPr>
          <w:t>[cs]</w:t>
        </w:r>
      </w:hyperlink>
      <w:r>
        <w:rPr>
          <w:sz w:val="20"/>
        </w:rPr>
        <w:t xml:space="preserve">. </w:t>
      </w:r>
      <w:r>
        <w:rPr>
          <w:sz w:val="16"/>
        </w:rPr>
        <w:t>URL</w:t>
      </w:r>
      <w:r>
        <w:rPr>
          <w:sz w:val="20"/>
        </w:rPr>
        <w:t xml:space="preserve">: </w:t>
      </w:r>
      <w:hyperlink r:id="rId44">
        <w:r>
          <w:rPr>
            <w:sz w:val="20"/>
          </w:rPr>
          <w:t>http://arxiv.</w:t>
        </w:r>
      </w:hyperlink>
      <w:r>
        <w:rPr>
          <w:sz w:val="20"/>
        </w:rPr>
        <w:t xml:space="preserve"> </w:t>
      </w:r>
      <w:bookmarkStart w:id="227" w:name="_bookmark13"/>
      <w:bookmarkEnd w:id="227"/>
      <w:r>
        <w:fldChar w:fldCharType="begin"/>
      </w:r>
      <w:r>
        <w:instrText>HYPERLINK "http://arxiv.org/abs/2003.14111" \h</w:instrText>
      </w:r>
      <w:r>
        <w:fldChar w:fldCharType="separate"/>
      </w:r>
      <w:r>
        <w:rPr>
          <w:sz w:val="20"/>
        </w:rPr>
        <w:t>org/abs/2003.14111</w:t>
      </w:r>
      <w:r>
        <w:fldChar w:fldCharType="end"/>
      </w:r>
      <w:r>
        <w:rPr>
          <w:sz w:val="20"/>
        </w:rPr>
        <w:t xml:space="preserve"> (visited on 08/12/2024).</w:t>
      </w:r>
    </w:p>
    <w:p w14:paraId="25C21D54" w14:textId="77777777" w:rsidR="00C50428" w:rsidRDefault="00A23A38">
      <w:pPr>
        <w:pStyle w:val="ListParagraph"/>
        <w:numPr>
          <w:ilvl w:val="0"/>
          <w:numId w:val="1"/>
        </w:numPr>
        <w:tabs>
          <w:tab w:val="left" w:pos="730"/>
        </w:tabs>
        <w:spacing w:before="1" w:line="244" w:lineRule="auto"/>
        <w:ind w:right="257"/>
        <w:jc w:val="both"/>
        <w:rPr>
          <w:sz w:val="20"/>
        </w:rPr>
      </w:pPr>
      <w:proofErr w:type="spellStart"/>
      <w:r>
        <w:rPr>
          <w:sz w:val="20"/>
        </w:rPr>
        <w:t>Debapriya</w:t>
      </w:r>
      <w:proofErr w:type="spellEnd"/>
      <w:r>
        <w:rPr>
          <w:spacing w:val="-13"/>
          <w:sz w:val="20"/>
        </w:rPr>
        <w:t xml:space="preserve"> </w:t>
      </w:r>
      <w:r>
        <w:rPr>
          <w:sz w:val="20"/>
        </w:rPr>
        <w:t>Maji</w:t>
      </w:r>
      <w:r>
        <w:rPr>
          <w:spacing w:val="-12"/>
          <w:sz w:val="20"/>
        </w:rPr>
        <w:t xml:space="preserve"> </w:t>
      </w:r>
      <w:r>
        <w:rPr>
          <w:sz w:val="20"/>
        </w:rPr>
        <w:t>et</w:t>
      </w:r>
      <w:r>
        <w:rPr>
          <w:spacing w:val="-13"/>
          <w:sz w:val="20"/>
        </w:rPr>
        <w:t xml:space="preserve"> </w:t>
      </w:r>
      <w:r>
        <w:rPr>
          <w:sz w:val="20"/>
        </w:rPr>
        <w:t>al.</w:t>
      </w:r>
      <w:r>
        <w:rPr>
          <w:spacing w:val="-12"/>
          <w:sz w:val="20"/>
        </w:rPr>
        <w:t xml:space="preserve"> </w:t>
      </w:r>
      <w:r>
        <w:rPr>
          <w:i/>
          <w:sz w:val="20"/>
        </w:rPr>
        <w:t>YOLO-Pose:</w:t>
      </w:r>
      <w:r>
        <w:rPr>
          <w:i/>
          <w:spacing w:val="-13"/>
          <w:sz w:val="20"/>
        </w:rPr>
        <w:t xml:space="preserve"> </w:t>
      </w:r>
      <w:r>
        <w:rPr>
          <w:i/>
          <w:sz w:val="20"/>
        </w:rPr>
        <w:t>Enhancing</w:t>
      </w:r>
      <w:r>
        <w:rPr>
          <w:i/>
          <w:spacing w:val="-12"/>
          <w:sz w:val="20"/>
        </w:rPr>
        <w:t xml:space="preserve"> </w:t>
      </w:r>
      <w:r>
        <w:rPr>
          <w:i/>
          <w:sz w:val="20"/>
        </w:rPr>
        <w:t>YOLO</w:t>
      </w:r>
      <w:r>
        <w:rPr>
          <w:i/>
          <w:spacing w:val="-13"/>
          <w:sz w:val="20"/>
        </w:rPr>
        <w:t xml:space="preserve"> </w:t>
      </w:r>
      <w:r>
        <w:rPr>
          <w:i/>
          <w:sz w:val="20"/>
        </w:rPr>
        <w:t xml:space="preserve">for Multi Person Pose Estimation Using Object </w:t>
      </w:r>
      <w:proofErr w:type="spellStart"/>
      <w:r>
        <w:rPr>
          <w:i/>
          <w:sz w:val="20"/>
        </w:rPr>
        <w:t>Keypoint</w:t>
      </w:r>
      <w:proofErr w:type="spellEnd"/>
      <w:r>
        <w:rPr>
          <w:i/>
          <w:sz w:val="20"/>
        </w:rPr>
        <w:t xml:space="preserve"> Similarity Loss</w:t>
      </w:r>
      <w:r>
        <w:rPr>
          <w:sz w:val="20"/>
        </w:rPr>
        <w:t xml:space="preserve">. Apr. 2022. </w:t>
      </w:r>
      <w:r>
        <w:rPr>
          <w:sz w:val="16"/>
        </w:rPr>
        <w:t>DOI</w:t>
      </w:r>
      <w:r>
        <w:rPr>
          <w:sz w:val="20"/>
        </w:rPr>
        <w:t xml:space="preserve">: </w:t>
      </w:r>
      <w:hyperlink r:id="rId45">
        <w:r>
          <w:rPr>
            <w:sz w:val="20"/>
          </w:rPr>
          <w:t>10.48550/arXiv.2204.</w:t>
        </w:r>
      </w:hyperlink>
      <w:r>
        <w:rPr>
          <w:sz w:val="20"/>
        </w:rPr>
        <w:t xml:space="preserve"> </w:t>
      </w:r>
      <w:hyperlink r:id="rId46">
        <w:r>
          <w:rPr>
            <w:sz w:val="20"/>
          </w:rPr>
          <w:t>06806.</w:t>
        </w:r>
      </w:hyperlink>
      <w:r>
        <w:rPr>
          <w:sz w:val="20"/>
        </w:rPr>
        <w:t xml:space="preserve"> </w:t>
      </w:r>
      <w:proofErr w:type="spellStart"/>
      <w:r>
        <w:rPr>
          <w:sz w:val="20"/>
        </w:rPr>
        <w:t>arXiv</w:t>
      </w:r>
      <w:proofErr w:type="spellEnd"/>
      <w:r>
        <w:rPr>
          <w:sz w:val="20"/>
        </w:rPr>
        <w:t xml:space="preserve">: </w:t>
      </w:r>
      <w:hyperlink r:id="rId47">
        <w:r>
          <w:rPr>
            <w:sz w:val="20"/>
          </w:rPr>
          <w:t xml:space="preserve">2204.06806 </w:t>
        </w:r>
        <w:r>
          <w:rPr>
            <w:rFonts w:ascii="Courier New"/>
            <w:sz w:val="20"/>
          </w:rPr>
          <w:t>[cs]</w:t>
        </w:r>
      </w:hyperlink>
      <w:r>
        <w:rPr>
          <w:sz w:val="20"/>
        </w:rPr>
        <w:t xml:space="preserve">. </w:t>
      </w:r>
      <w:r>
        <w:rPr>
          <w:sz w:val="16"/>
        </w:rPr>
        <w:t>URL</w:t>
      </w:r>
      <w:r>
        <w:rPr>
          <w:sz w:val="20"/>
        </w:rPr>
        <w:t xml:space="preserve">: </w:t>
      </w:r>
      <w:hyperlink r:id="rId48">
        <w:r>
          <w:rPr>
            <w:sz w:val="20"/>
          </w:rPr>
          <w:t>http://arxiv.org/</w:t>
        </w:r>
      </w:hyperlink>
      <w:r>
        <w:rPr>
          <w:sz w:val="20"/>
        </w:rPr>
        <w:t xml:space="preserve"> </w:t>
      </w:r>
      <w:bookmarkStart w:id="228" w:name="_bookmark14"/>
      <w:bookmarkEnd w:id="228"/>
      <w:r>
        <w:fldChar w:fldCharType="begin"/>
      </w:r>
      <w:r>
        <w:instrText>HYPERLINK "http://arxiv.org/abs/2204.06806" \h</w:instrText>
      </w:r>
      <w:r>
        <w:fldChar w:fldCharType="separate"/>
      </w:r>
      <w:r>
        <w:rPr>
          <w:sz w:val="20"/>
        </w:rPr>
        <w:t>abs/2204.06806</w:t>
      </w:r>
      <w:r>
        <w:fldChar w:fldCharType="end"/>
      </w:r>
      <w:r>
        <w:rPr>
          <w:sz w:val="20"/>
        </w:rPr>
        <w:t xml:space="preserve"> (visited on 04/18/2025).</w:t>
      </w:r>
    </w:p>
    <w:p w14:paraId="25C21D55" w14:textId="77777777" w:rsidR="00C50428" w:rsidRDefault="00A23A38">
      <w:pPr>
        <w:pStyle w:val="ListParagraph"/>
        <w:numPr>
          <w:ilvl w:val="0"/>
          <w:numId w:val="1"/>
        </w:numPr>
        <w:tabs>
          <w:tab w:val="left" w:pos="728"/>
          <w:tab w:val="left" w:pos="730"/>
        </w:tabs>
        <w:spacing w:before="6" w:line="249" w:lineRule="auto"/>
        <w:ind w:right="257" w:hanging="532"/>
        <w:jc w:val="both"/>
        <w:rPr>
          <w:sz w:val="20"/>
        </w:rPr>
      </w:pPr>
      <w:r>
        <w:rPr>
          <w:sz w:val="20"/>
        </w:rPr>
        <w:t>Hiu Mei Chow and Miriam Spering. “Eye Movements during</w:t>
      </w:r>
      <w:r>
        <w:rPr>
          <w:spacing w:val="-7"/>
          <w:sz w:val="20"/>
        </w:rPr>
        <w:t xml:space="preserve"> </w:t>
      </w:r>
      <w:r>
        <w:rPr>
          <w:sz w:val="20"/>
        </w:rPr>
        <w:t>Optic</w:t>
      </w:r>
      <w:r>
        <w:rPr>
          <w:spacing w:val="-7"/>
          <w:sz w:val="20"/>
        </w:rPr>
        <w:t xml:space="preserve"> </w:t>
      </w:r>
      <w:r>
        <w:rPr>
          <w:sz w:val="20"/>
        </w:rPr>
        <w:t>Flow</w:t>
      </w:r>
      <w:r>
        <w:rPr>
          <w:spacing w:val="-7"/>
          <w:sz w:val="20"/>
        </w:rPr>
        <w:t xml:space="preserve"> </w:t>
      </w:r>
      <w:r>
        <w:rPr>
          <w:sz w:val="20"/>
        </w:rPr>
        <w:t>Perception”.</w:t>
      </w:r>
      <w:r>
        <w:rPr>
          <w:spacing w:val="-7"/>
          <w:sz w:val="20"/>
        </w:rPr>
        <w:t xml:space="preserve"> </w:t>
      </w:r>
      <w:r>
        <w:rPr>
          <w:sz w:val="20"/>
        </w:rPr>
        <w:t>In:</w:t>
      </w:r>
      <w:r>
        <w:rPr>
          <w:spacing w:val="-7"/>
          <w:sz w:val="20"/>
        </w:rPr>
        <w:t xml:space="preserve"> </w:t>
      </w:r>
      <w:r>
        <w:rPr>
          <w:i/>
          <w:sz w:val="20"/>
        </w:rPr>
        <w:t>Vision</w:t>
      </w:r>
      <w:r>
        <w:rPr>
          <w:i/>
          <w:spacing w:val="-7"/>
          <w:sz w:val="20"/>
        </w:rPr>
        <w:t xml:space="preserve"> </w:t>
      </w:r>
      <w:r>
        <w:rPr>
          <w:i/>
          <w:sz w:val="20"/>
        </w:rPr>
        <w:t>Research</w:t>
      </w:r>
      <w:r>
        <w:rPr>
          <w:i/>
          <w:spacing w:val="-7"/>
          <w:sz w:val="20"/>
        </w:rPr>
        <w:t xml:space="preserve"> </w:t>
      </w:r>
      <w:r>
        <w:rPr>
          <w:sz w:val="20"/>
        </w:rPr>
        <w:t>204 (Mar.</w:t>
      </w:r>
      <w:r>
        <w:rPr>
          <w:spacing w:val="40"/>
          <w:sz w:val="20"/>
        </w:rPr>
        <w:t xml:space="preserve"> </w:t>
      </w:r>
      <w:r>
        <w:rPr>
          <w:sz w:val="20"/>
        </w:rPr>
        <w:t>2023),</w:t>
      </w:r>
      <w:r>
        <w:rPr>
          <w:spacing w:val="40"/>
          <w:sz w:val="20"/>
        </w:rPr>
        <w:t xml:space="preserve"> </w:t>
      </w:r>
      <w:r>
        <w:rPr>
          <w:sz w:val="20"/>
        </w:rPr>
        <w:t>p.</w:t>
      </w:r>
      <w:r>
        <w:rPr>
          <w:spacing w:val="40"/>
          <w:sz w:val="20"/>
        </w:rPr>
        <w:t xml:space="preserve"> </w:t>
      </w:r>
      <w:r>
        <w:rPr>
          <w:sz w:val="20"/>
        </w:rPr>
        <w:t>108164.</w:t>
      </w:r>
      <w:r>
        <w:rPr>
          <w:spacing w:val="67"/>
          <w:sz w:val="20"/>
        </w:rPr>
        <w:t xml:space="preserve"> </w:t>
      </w:r>
      <w:r>
        <w:rPr>
          <w:sz w:val="16"/>
        </w:rPr>
        <w:t>ISSN</w:t>
      </w:r>
      <w:r>
        <w:rPr>
          <w:sz w:val="20"/>
        </w:rPr>
        <w:t>:</w:t>
      </w:r>
      <w:r>
        <w:rPr>
          <w:spacing w:val="40"/>
          <w:sz w:val="20"/>
        </w:rPr>
        <w:t xml:space="preserve"> </w:t>
      </w:r>
      <w:r>
        <w:rPr>
          <w:sz w:val="20"/>
        </w:rPr>
        <w:t>00426989.</w:t>
      </w:r>
      <w:r>
        <w:rPr>
          <w:spacing w:val="67"/>
          <w:sz w:val="20"/>
        </w:rPr>
        <w:t xml:space="preserve"> </w:t>
      </w:r>
      <w:r>
        <w:rPr>
          <w:sz w:val="16"/>
        </w:rPr>
        <w:t>DOI</w:t>
      </w:r>
      <w:r>
        <w:rPr>
          <w:sz w:val="20"/>
        </w:rPr>
        <w:t>:</w:t>
      </w:r>
      <w:r>
        <w:rPr>
          <w:spacing w:val="40"/>
          <w:sz w:val="20"/>
        </w:rPr>
        <w:t xml:space="preserve"> </w:t>
      </w:r>
      <w:hyperlink r:id="rId49">
        <w:proofErr w:type="gramStart"/>
        <w:r>
          <w:rPr>
            <w:sz w:val="20"/>
          </w:rPr>
          <w:t>10</w:t>
        </w:r>
        <w:r>
          <w:rPr>
            <w:spacing w:val="-3"/>
            <w:sz w:val="20"/>
          </w:rPr>
          <w:t xml:space="preserve"> </w:t>
        </w:r>
        <w:r>
          <w:rPr>
            <w:sz w:val="20"/>
          </w:rPr>
          <w:t>.</w:t>
        </w:r>
        <w:proofErr w:type="gramEnd"/>
      </w:hyperlink>
    </w:p>
    <w:p w14:paraId="25C21D56" w14:textId="77777777" w:rsidR="00C50428" w:rsidRDefault="00A23A38">
      <w:pPr>
        <w:pStyle w:val="BodyText"/>
        <w:spacing w:line="249" w:lineRule="auto"/>
        <w:ind w:left="730" w:right="257"/>
      </w:pPr>
      <w:hyperlink r:id="rId50">
        <w:r>
          <w:t>1016/j.visres.2022.108164.</w:t>
        </w:r>
      </w:hyperlink>
      <w:r>
        <w:t xml:space="preserve"> </w:t>
      </w:r>
      <w:r>
        <w:rPr>
          <w:sz w:val="16"/>
        </w:rPr>
        <w:t>URL</w:t>
      </w:r>
      <w:r>
        <w:t xml:space="preserve">: </w:t>
      </w:r>
      <w:hyperlink r:id="rId51">
        <w:r>
          <w:t>https://linkinghub.</w:t>
        </w:r>
      </w:hyperlink>
      <w:r>
        <w:t xml:space="preserve"> </w:t>
      </w:r>
      <w:hyperlink r:id="rId52">
        <w:r>
          <w:t>elsevier.com/retrieve/</w:t>
        </w:r>
        <w:proofErr w:type="spellStart"/>
        <w:r>
          <w:t>pii</w:t>
        </w:r>
        <w:proofErr w:type="spellEnd"/>
        <w:r>
          <w:t>/S0042698922001705</w:t>
        </w:r>
      </w:hyperlink>
      <w:r>
        <w:t xml:space="preserve"> (visited on 03/07/2024).</w:t>
      </w:r>
    </w:p>
    <w:p w14:paraId="25C21D57" w14:textId="77777777" w:rsidR="00C50428" w:rsidRDefault="00C50428">
      <w:pPr>
        <w:pStyle w:val="BodyText"/>
        <w:spacing w:line="249" w:lineRule="auto"/>
        <w:sectPr w:rsidR="00C50428">
          <w:type w:val="continuous"/>
          <w:pgSz w:w="12240" w:h="15840"/>
          <w:pgMar w:top="900" w:right="720" w:bottom="280" w:left="720" w:header="720" w:footer="720" w:gutter="0"/>
          <w:cols w:num="2" w:space="720" w:equalWidth="0">
            <w:col w:w="5281" w:space="40"/>
            <w:col w:w="5479"/>
          </w:cols>
        </w:sectPr>
      </w:pPr>
    </w:p>
    <w:p w14:paraId="25C21D58" w14:textId="77777777" w:rsidR="00C50428" w:rsidRDefault="00A23A38">
      <w:pPr>
        <w:pStyle w:val="ListParagraph"/>
        <w:numPr>
          <w:ilvl w:val="0"/>
          <w:numId w:val="1"/>
        </w:numPr>
        <w:tabs>
          <w:tab w:val="left" w:pos="788"/>
          <w:tab w:val="left" w:pos="790"/>
        </w:tabs>
        <w:spacing w:before="71" w:line="249" w:lineRule="auto"/>
        <w:ind w:left="790" w:right="5517" w:hanging="532"/>
        <w:jc w:val="both"/>
        <w:rPr>
          <w:sz w:val="20"/>
        </w:rPr>
      </w:pPr>
      <w:bookmarkStart w:id="229" w:name="_bookmark16"/>
      <w:bookmarkEnd w:id="229"/>
      <w:r>
        <w:rPr>
          <w:sz w:val="20"/>
        </w:rPr>
        <w:lastRenderedPageBreak/>
        <w:t>Adam Paszke et al. “</w:t>
      </w:r>
      <w:proofErr w:type="spellStart"/>
      <w:r>
        <w:rPr>
          <w:sz w:val="20"/>
        </w:rPr>
        <w:t>PyTorch</w:t>
      </w:r>
      <w:proofErr w:type="spellEnd"/>
      <w:r>
        <w:rPr>
          <w:sz w:val="20"/>
        </w:rPr>
        <w:t xml:space="preserve">: An Imperative Style, </w:t>
      </w:r>
      <w:bookmarkStart w:id="230" w:name="_bookmark15"/>
      <w:bookmarkEnd w:id="230"/>
      <w:r>
        <w:rPr>
          <w:sz w:val="20"/>
        </w:rPr>
        <w:t>High-Performance Deep Learning Library”. In: ().</w:t>
      </w:r>
    </w:p>
    <w:p w14:paraId="25C21D59" w14:textId="77777777" w:rsidR="00C50428" w:rsidRDefault="00A23A38">
      <w:pPr>
        <w:pStyle w:val="ListParagraph"/>
        <w:numPr>
          <w:ilvl w:val="0"/>
          <w:numId w:val="1"/>
        </w:numPr>
        <w:tabs>
          <w:tab w:val="left" w:pos="788"/>
          <w:tab w:val="left" w:pos="790"/>
        </w:tabs>
        <w:spacing w:line="249" w:lineRule="auto"/>
        <w:ind w:left="790" w:right="5517" w:hanging="532"/>
        <w:jc w:val="both"/>
        <w:rPr>
          <w:sz w:val="20"/>
        </w:rPr>
      </w:pPr>
      <w:r>
        <w:rPr>
          <w:sz w:val="20"/>
        </w:rPr>
        <w:t xml:space="preserve">Amir Rasouli, Iuliia </w:t>
      </w:r>
      <w:proofErr w:type="spellStart"/>
      <w:r>
        <w:rPr>
          <w:sz w:val="20"/>
        </w:rPr>
        <w:t>Kotseruba</w:t>
      </w:r>
      <w:proofErr w:type="spellEnd"/>
      <w:r>
        <w:rPr>
          <w:sz w:val="20"/>
        </w:rPr>
        <w:t xml:space="preserve">, and John K. </w:t>
      </w:r>
      <w:proofErr w:type="spellStart"/>
      <w:r>
        <w:rPr>
          <w:sz w:val="20"/>
        </w:rPr>
        <w:t>Tsotsos</w:t>
      </w:r>
      <w:proofErr w:type="spellEnd"/>
      <w:r>
        <w:rPr>
          <w:sz w:val="20"/>
        </w:rPr>
        <w:t xml:space="preserve">. </w:t>
      </w:r>
      <w:r>
        <w:rPr>
          <w:i/>
          <w:sz w:val="20"/>
        </w:rPr>
        <w:t>Pedestrian Action Anticipation Using Contextual Fea-</w:t>
      </w:r>
      <w:proofErr w:type="spellStart"/>
      <w:r>
        <w:rPr>
          <w:i/>
          <w:sz w:val="20"/>
        </w:rPr>
        <w:t>ture</w:t>
      </w:r>
      <w:proofErr w:type="spellEnd"/>
      <w:r>
        <w:rPr>
          <w:i/>
          <w:sz w:val="20"/>
        </w:rPr>
        <w:t xml:space="preserve"> Fusion in Stacked RNNs</w:t>
      </w:r>
      <w:r>
        <w:rPr>
          <w:sz w:val="20"/>
        </w:rPr>
        <w:t xml:space="preserve">. May 2020. </w:t>
      </w:r>
      <w:r>
        <w:rPr>
          <w:sz w:val="16"/>
        </w:rPr>
        <w:t>DOI</w:t>
      </w:r>
      <w:r>
        <w:rPr>
          <w:sz w:val="20"/>
        </w:rPr>
        <w:t xml:space="preserve">: </w:t>
      </w:r>
      <w:hyperlink r:id="rId53">
        <w:r>
          <w:rPr>
            <w:sz w:val="20"/>
          </w:rPr>
          <w:t>10</w:t>
        </w:r>
        <w:r>
          <w:rPr>
            <w:spacing w:val="-10"/>
            <w:sz w:val="20"/>
          </w:rPr>
          <w:t xml:space="preserve"> </w:t>
        </w:r>
        <w:r>
          <w:rPr>
            <w:sz w:val="20"/>
          </w:rPr>
          <w:t>.</w:t>
        </w:r>
      </w:hyperlink>
      <w:r>
        <w:rPr>
          <w:sz w:val="20"/>
        </w:rPr>
        <w:t xml:space="preserve"> </w:t>
      </w:r>
      <w:hyperlink r:id="rId54">
        <w:r>
          <w:rPr>
            <w:sz w:val="20"/>
          </w:rPr>
          <w:t>48550</w:t>
        </w:r>
        <w:r>
          <w:rPr>
            <w:spacing w:val="-26"/>
            <w:sz w:val="20"/>
          </w:rPr>
          <w:t xml:space="preserve"> </w:t>
        </w:r>
        <w:r>
          <w:rPr>
            <w:sz w:val="20"/>
          </w:rPr>
          <w:t>/</w:t>
        </w:r>
        <w:r>
          <w:rPr>
            <w:spacing w:val="-26"/>
            <w:sz w:val="20"/>
          </w:rPr>
          <w:t xml:space="preserve"> </w:t>
        </w:r>
        <w:proofErr w:type="spellStart"/>
        <w:r>
          <w:rPr>
            <w:sz w:val="20"/>
          </w:rPr>
          <w:t>arXiv</w:t>
        </w:r>
        <w:proofErr w:type="spellEnd"/>
        <w:r>
          <w:rPr>
            <w:sz w:val="20"/>
          </w:rPr>
          <w:t>.</w:t>
        </w:r>
        <w:r>
          <w:rPr>
            <w:spacing w:val="-26"/>
            <w:sz w:val="20"/>
          </w:rPr>
          <w:t xml:space="preserve"> </w:t>
        </w:r>
        <w:proofErr w:type="gramStart"/>
        <w:r>
          <w:rPr>
            <w:sz w:val="20"/>
          </w:rPr>
          <w:t>2005</w:t>
        </w:r>
        <w:r>
          <w:rPr>
            <w:spacing w:val="-26"/>
            <w:sz w:val="20"/>
          </w:rPr>
          <w:t xml:space="preserve"> </w:t>
        </w:r>
        <w:r>
          <w:rPr>
            <w:sz w:val="20"/>
          </w:rPr>
          <w:t>.</w:t>
        </w:r>
        <w:proofErr w:type="gramEnd"/>
        <w:r>
          <w:rPr>
            <w:spacing w:val="-26"/>
            <w:sz w:val="20"/>
          </w:rPr>
          <w:t xml:space="preserve"> </w:t>
        </w:r>
        <w:r>
          <w:rPr>
            <w:sz w:val="20"/>
          </w:rPr>
          <w:t>06582.</w:t>
        </w:r>
      </w:hyperlink>
      <w:r>
        <w:rPr>
          <w:spacing w:val="16"/>
          <w:sz w:val="20"/>
        </w:rPr>
        <w:t xml:space="preserve"> </w:t>
      </w:r>
      <w:proofErr w:type="spellStart"/>
      <w:r>
        <w:rPr>
          <w:sz w:val="20"/>
        </w:rPr>
        <w:t>arXiv</w:t>
      </w:r>
      <w:proofErr w:type="spellEnd"/>
      <w:r>
        <w:rPr>
          <w:sz w:val="20"/>
        </w:rPr>
        <w:t>:</w:t>
      </w:r>
      <w:r>
        <w:rPr>
          <w:spacing w:val="32"/>
          <w:sz w:val="20"/>
        </w:rPr>
        <w:t xml:space="preserve"> </w:t>
      </w:r>
      <w:hyperlink r:id="rId55">
        <w:proofErr w:type="gramStart"/>
        <w:r>
          <w:rPr>
            <w:sz w:val="20"/>
          </w:rPr>
          <w:t>2005</w:t>
        </w:r>
        <w:r>
          <w:rPr>
            <w:spacing w:val="-25"/>
            <w:sz w:val="20"/>
          </w:rPr>
          <w:t xml:space="preserve"> </w:t>
        </w:r>
        <w:r>
          <w:rPr>
            <w:sz w:val="20"/>
          </w:rPr>
          <w:t>.</w:t>
        </w:r>
        <w:proofErr w:type="gramEnd"/>
        <w:r>
          <w:rPr>
            <w:spacing w:val="-26"/>
            <w:sz w:val="20"/>
          </w:rPr>
          <w:t xml:space="preserve"> </w:t>
        </w:r>
        <w:r>
          <w:rPr>
            <w:sz w:val="20"/>
          </w:rPr>
          <w:t>06582</w:t>
        </w:r>
        <w:r>
          <w:rPr>
            <w:spacing w:val="32"/>
            <w:sz w:val="20"/>
          </w:rPr>
          <w:t xml:space="preserve"> </w:t>
        </w:r>
        <w:r>
          <w:rPr>
            <w:rFonts w:ascii="Courier New"/>
            <w:sz w:val="20"/>
          </w:rPr>
          <w:t>[cs]</w:t>
        </w:r>
      </w:hyperlink>
      <w:r>
        <w:rPr>
          <w:sz w:val="20"/>
        </w:rPr>
        <w:t>.</w:t>
      </w:r>
    </w:p>
    <w:p w14:paraId="25C21D5A" w14:textId="77777777" w:rsidR="00C50428" w:rsidRDefault="00A23A38">
      <w:pPr>
        <w:pStyle w:val="BodyText"/>
        <w:spacing w:line="213" w:lineRule="exact"/>
        <w:ind w:left="795"/>
        <w:jc w:val="left"/>
      </w:pPr>
      <w:r>
        <w:rPr>
          <w:sz w:val="16"/>
        </w:rPr>
        <w:t>URL</w:t>
      </w:r>
      <w:r>
        <w:t>:</w:t>
      </w:r>
      <w:r>
        <w:rPr>
          <w:spacing w:val="51"/>
        </w:rPr>
        <w:t xml:space="preserve"> </w:t>
      </w:r>
      <w:hyperlink r:id="rId56">
        <w:proofErr w:type="gramStart"/>
        <w:r>
          <w:t>http</w:t>
        </w:r>
        <w:r>
          <w:rPr>
            <w:spacing w:val="-12"/>
          </w:rPr>
          <w:t xml:space="preserve"> </w:t>
        </w:r>
        <w:r>
          <w:t>:</w:t>
        </w:r>
        <w:proofErr w:type="gramEnd"/>
        <w:r>
          <w:rPr>
            <w:spacing w:val="-12"/>
          </w:rPr>
          <w:t xml:space="preserve"> </w:t>
        </w:r>
        <w:r>
          <w:t>/</w:t>
        </w:r>
        <w:r>
          <w:rPr>
            <w:spacing w:val="-13"/>
          </w:rPr>
          <w:t xml:space="preserve"> </w:t>
        </w:r>
        <w:r>
          <w:t>/</w:t>
        </w:r>
        <w:r>
          <w:rPr>
            <w:spacing w:val="-12"/>
          </w:rPr>
          <w:t xml:space="preserve"> </w:t>
        </w:r>
        <w:proofErr w:type="spellStart"/>
        <w:proofErr w:type="gramStart"/>
        <w:r>
          <w:t>arxiv</w:t>
        </w:r>
        <w:proofErr w:type="spellEnd"/>
        <w:r>
          <w:rPr>
            <w:spacing w:val="-24"/>
          </w:rPr>
          <w:t xml:space="preserve"> </w:t>
        </w:r>
        <w:r>
          <w:t>.</w:t>
        </w:r>
        <w:proofErr w:type="gramEnd"/>
        <w:r>
          <w:rPr>
            <w:spacing w:val="-12"/>
          </w:rPr>
          <w:t xml:space="preserve"> </w:t>
        </w:r>
        <w:r>
          <w:t>org</w:t>
        </w:r>
        <w:r>
          <w:rPr>
            <w:spacing w:val="-12"/>
          </w:rPr>
          <w:t xml:space="preserve"> </w:t>
        </w:r>
        <w:r>
          <w:t>/</w:t>
        </w:r>
        <w:r>
          <w:rPr>
            <w:spacing w:val="-12"/>
          </w:rPr>
          <w:t xml:space="preserve"> </w:t>
        </w:r>
        <w:r>
          <w:t>abs</w:t>
        </w:r>
        <w:r>
          <w:rPr>
            <w:spacing w:val="-12"/>
          </w:rPr>
          <w:t xml:space="preserve"> </w:t>
        </w:r>
        <w:r>
          <w:t>/</w:t>
        </w:r>
        <w:r>
          <w:rPr>
            <w:spacing w:val="-12"/>
          </w:rPr>
          <w:t xml:space="preserve"> </w:t>
        </w:r>
        <w:proofErr w:type="gramStart"/>
        <w:r>
          <w:t>2005</w:t>
        </w:r>
        <w:r>
          <w:rPr>
            <w:spacing w:val="-12"/>
          </w:rPr>
          <w:t xml:space="preserve"> </w:t>
        </w:r>
        <w:r>
          <w:t>.</w:t>
        </w:r>
        <w:proofErr w:type="gramEnd"/>
        <w:r>
          <w:rPr>
            <w:spacing w:val="-13"/>
          </w:rPr>
          <w:t xml:space="preserve"> </w:t>
        </w:r>
        <w:r>
          <w:t>06582</w:t>
        </w:r>
      </w:hyperlink>
      <w:r>
        <w:rPr>
          <w:spacing w:val="52"/>
        </w:rPr>
        <w:t xml:space="preserve"> </w:t>
      </w:r>
      <w:r>
        <w:t>(visited</w:t>
      </w:r>
      <w:r>
        <w:rPr>
          <w:spacing w:val="52"/>
        </w:rPr>
        <w:t xml:space="preserve"> </w:t>
      </w:r>
      <w:r>
        <w:rPr>
          <w:spacing w:val="-7"/>
        </w:rPr>
        <w:t>on</w:t>
      </w:r>
    </w:p>
    <w:p w14:paraId="25C21D5B" w14:textId="77777777" w:rsidR="00C50428" w:rsidRDefault="00A23A38">
      <w:pPr>
        <w:pStyle w:val="BodyText"/>
        <w:spacing w:before="9"/>
        <w:ind w:left="790"/>
        <w:jc w:val="left"/>
      </w:pPr>
      <w:bookmarkStart w:id="231" w:name="_bookmark17"/>
      <w:bookmarkEnd w:id="231"/>
      <w:r>
        <w:rPr>
          <w:spacing w:val="-2"/>
        </w:rPr>
        <w:t>02/13/2025).</w:t>
      </w:r>
    </w:p>
    <w:p w14:paraId="25C21D5C" w14:textId="77777777" w:rsidR="00C50428" w:rsidRDefault="00A23A38">
      <w:pPr>
        <w:pStyle w:val="ListParagraph"/>
        <w:numPr>
          <w:ilvl w:val="0"/>
          <w:numId w:val="1"/>
        </w:numPr>
        <w:tabs>
          <w:tab w:val="left" w:pos="788"/>
          <w:tab w:val="left" w:pos="790"/>
        </w:tabs>
        <w:spacing w:before="9" w:line="249" w:lineRule="auto"/>
        <w:ind w:left="790" w:right="5517" w:hanging="532"/>
        <w:jc w:val="both"/>
        <w:rPr>
          <w:sz w:val="20"/>
        </w:rPr>
      </w:pPr>
      <w:r>
        <w:rPr>
          <w:sz w:val="20"/>
        </w:rPr>
        <w:t xml:space="preserve">M. S. Ryoo. “Human Activity Prediction: Early </w:t>
      </w:r>
      <w:proofErr w:type="spellStart"/>
      <w:r>
        <w:rPr>
          <w:sz w:val="20"/>
        </w:rPr>
        <w:t>Recog-nition</w:t>
      </w:r>
      <w:proofErr w:type="spellEnd"/>
      <w:r>
        <w:rPr>
          <w:sz w:val="20"/>
        </w:rPr>
        <w:t xml:space="preserve"> of Ongoing Activities from Streaming Videos”. In:</w:t>
      </w:r>
      <w:r>
        <w:rPr>
          <w:spacing w:val="-2"/>
          <w:sz w:val="20"/>
        </w:rPr>
        <w:t xml:space="preserve"> </w:t>
      </w:r>
      <w:r>
        <w:rPr>
          <w:i/>
          <w:sz w:val="20"/>
        </w:rPr>
        <w:t>2011</w:t>
      </w:r>
      <w:r>
        <w:rPr>
          <w:i/>
          <w:spacing w:val="-2"/>
          <w:sz w:val="20"/>
        </w:rPr>
        <w:t xml:space="preserve"> </w:t>
      </w:r>
      <w:r>
        <w:rPr>
          <w:i/>
          <w:sz w:val="20"/>
        </w:rPr>
        <w:t>International</w:t>
      </w:r>
      <w:r>
        <w:rPr>
          <w:i/>
          <w:spacing w:val="-2"/>
          <w:sz w:val="20"/>
        </w:rPr>
        <w:t xml:space="preserve"> </w:t>
      </w:r>
      <w:r>
        <w:rPr>
          <w:i/>
          <w:sz w:val="20"/>
        </w:rPr>
        <w:t>Conference</w:t>
      </w:r>
      <w:r>
        <w:rPr>
          <w:i/>
          <w:spacing w:val="-2"/>
          <w:sz w:val="20"/>
        </w:rPr>
        <w:t xml:space="preserve"> </w:t>
      </w:r>
      <w:r>
        <w:rPr>
          <w:i/>
          <w:sz w:val="20"/>
        </w:rPr>
        <w:t>on</w:t>
      </w:r>
      <w:r>
        <w:rPr>
          <w:i/>
          <w:spacing w:val="-2"/>
          <w:sz w:val="20"/>
        </w:rPr>
        <w:t xml:space="preserve"> </w:t>
      </w:r>
      <w:r>
        <w:rPr>
          <w:i/>
          <w:sz w:val="20"/>
        </w:rPr>
        <w:t>Computer</w:t>
      </w:r>
      <w:r>
        <w:rPr>
          <w:i/>
          <w:spacing w:val="-2"/>
          <w:sz w:val="20"/>
        </w:rPr>
        <w:t xml:space="preserve"> </w:t>
      </w:r>
      <w:r>
        <w:rPr>
          <w:i/>
          <w:sz w:val="20"/>
        </w:rPr>
        <w:t>Vision</w:t>
      </w:r>
      <w:r>
        <w:rPr>
          <w:sz w:val="20"/>
        </w:rPr>
        <w:t>. Nov.</w:t>
      </w:r>
      <w:r>
        <w:rPr>
          <w:spacing w:val="26"/>
          <w:sz w:val="20"/>
        </w:rPr>
        <w:t xml:space="preserve"> </w:t>
      </w:r>
      <w:r>
        <w:rPr>
          <w:sz w:val="20"/>
        </w:rPr>
        <w:t>2011,</w:t>
      </w:r>
      <w:r>
        <w:rPr>
          <w:spacing w:val="26"/>
          <w:sz w:val="20"/>
        </w:rPr>
        <w:t xml:space="preserve"> </w:t>
      </w:r>
      <w:r>
        <w:rPr>
          <w:sz w:val="20"/>
        </w:rPr>
        <w:t>pp.</w:t>
      </w:r>
      <w:r>
        <w:rPr>
          <w:spacing w:val="26"/>
          <w:sz w:val="20"/>
        </w:rPr>
        <w:t xml:space="preserve"> </w:t>
      </w:r>
      <w:r>
        <w:rPr>
          <w:sz w:val="20"/>
        </w:rPr>
        <w:t>1036–1043.</w:t>
      </w:r>
      <w:r>
        <w:rPr>
          <w:spacing w:val="30"/>
          <w:sz w:val="20"/>
        </w:rPr>
        <w:t xml:space="preserve"> </w:t>
      </w:r>
      <w:r>
        <w:rPr>
          <w:sz w:val="16"/>
        </w:rPr>
        <w:t>DOI</w:t>
      </w:r>
      <w:r>
        <w:rPr>
          <w:sz w:val="20"/>
        </w:rPr>
        <w:t>:</w:t>
      </w:r>
      <w:r>
        <w:rPr>
          <w:spacing w:val="26"/>
          <w:sz w:val="20"/>
        </w:rPr>
        <w:t xml:space="preserve"> </w:t>
      </w:r>
      <w:hyperlink r:id="rId57">
        <w:r>
          <w:rPr>
            <w:sz w:val="20"/>
          </w:rPr>
          <w:t>10.1109/ICCV.2011.</w:t>
        </w:r>
      </w:hyperlink>
    </w:p>
    <w:p w14:paraId="25C21D5D" w14:textId="77777777" w:rsidR="00C50428" w:rsidRDefault="00A23A38">
      <w:pPr>
        <w:pStyle w:val="BodyText"/>
        <w:spacing w:line="249" w:lineRule="auto"/>
        <w:ind w:left="790" w:right="5517"/>
      </w:pPr>
      <w:hyperlink r:id="rId58">
        <w:r>
          <w:t>6126349.</w:t>
        </w:r>
      </w:hyperlink>
      <w:r>
        <w:rPr>
          <w:spacing w:val="-13"/>
        </w:rPr>
        <w:t xml:space="preserve"> </w:t>
      </w:r>
      <w:r>
        <w:rPr>
          <w:sz w:val="16"/>
        </w:rPr>
        <w:t>URL</w:t>
      </w:r>
      <w:r>
        <w:t>:</w:t>
      </w:r>
      <w:r>
        <w:rPr>
          <w:spacing w:val="17"/>
        </w:rPr>
        <w:t xml:space="preserve"> </w:t>
      </w:r>
      <w:hyperlink r:id="rId59">
        <w:proofErr w:type="gramStart"/>
        <w:r>
          <w:t>https</w:t>
        </w:r>
        <w:r>
          <w:rPr>
            <w:spacing w:val="-12"/>
          </w:rPr>
          <w:t xml:space="preserve"> </w:t>
        </w:r>
        <w:r>
          <w:t>:</w:t>
        </w:r>
        <w:proofErr w:type="gramEnd"/>
        <w:r>
          <w:rPr>
            <w:spacing w:val="-13"/>
          </w:rPr>
          <w:t xml:space="preserve"> </w:t>
        </w:r>
        <w:r>
          <w:t>/</w:t>
        </w:r>
        <w:r>
          <w:rPr>
            <w:spacing w:val="-12"/>
          </w:rPr>
          <w:t xml:space="preserve"> </w:t>
        </w:r>
        <w:r>
          <w:t>/</w:t>
        </w:r>
        <w:r>
          <w:rPr>
            <w:spacing w:val="-13"/>
          </w:rPr>
          <w:t xml:space="preserve"> </w:t>
        </w:r>
        <w:proofErr w:type="spellStart"/>
        <w:proofErr w:type="gramStart"/>
        <w:r>
          <w:t>ieeexplore</w:t>
        </w:r>
        <w:proofErr w:type="spellEnd"/>
        <w:r>
          <w:rPr>
            <w:spacing w:val="-12"/>
          </w:rPr>
          <w:t xml:space="preserve"> </w:t>
        </w:r>
        <w:r>
          <w:t>.</w:t>
        </w:r>
        <w:proofErr w:type="gramEnd"/>
        <w:r>
          <w:rPr>
            <w:spacing w:val="-13"/>
          </w:rPr>
          <w:t xml:space="preserve"> </w:t>
        </w:r>
        <w:proofErr w:type="spellStart"/>
        <w:proofErr w:type="gramStart"/>
        <w:r>
          <w:t>ieee</w:t>
        </w:r>
        <w:proofErr w:type="spellEnd"/>
        <w:r>
          <w:rPr>
            <w:spacing w:val="-12"/>
          </w:rPr>
          <w:t xml:space="preserve"> </w:t>
        </w:r>
        <w:r>
          <w:t>.</w:t>
        </w:r>
        <w:proofErr w:type="gramEnd"/>
        <w:r>
          <w:rPr>
            <w:spacing w:val="-13"/>
          </w:rPr>
          <w:t xml:space="preserve"> </w:t>
        </w:r>
        <w:r>
          <w:t>org</w:t>
        </w:r>
        <w:r>
          <w:rPr>
            <w:spacing w:val="-12"/>
          </w:rPr>
          <w:t xml:space="preserve"> </w:t>
        </w:r>
        <w:r>
          <w:t>/</w:t>
        </w:r>
        <w:r>
          <w:rPr>
            <w:spacing w:val="-13"/>
          </w:rPr>
          <w:t xml:space="preserve"> </w:t>
        </w:r>
        <w:r>
          <w:t>abstract</w:t>
        </w:r>
        <w:r>
          <w:rPr>
            <w:spacing w:val="-12"/>
          </w:rPr>
          <w:t xml:space="preserve"> </w:t>
        </w:r>
        <w:r>
          <w:t>/</w:t>
        </w:r>
      </w:hyperlink>
      <w:r>
        <w:t xml:space="preserve"> </w:t>
      </w:r>
      <w:bookmarkStart w:id="232" w:name="_bookmark18"/>
      <w:bookmarkEnd w:id="232"/>
      <w:r>
        <w:fldChar w:fldCharType="begin"/>
      </w:r>
      <w:r>
        <w:instrText>HYPERLINK "https://ieeexplore.ieee.org/abstract/document/6126349" \h</w:instrText>
      </w:r>
      <w:r>
        <w:fldChar w:fldCharType="separate"/>
      </w:r>
      <w:r>
        <w:t>document/6126349</w:t>
      </w:r>
      <w:r>
        <w:fldChar w:fldCharType="end"/>
      </w:r>
      <w:r>
        <w:t xml:space="preserve"> (visited on 02/14/2025).</w:t>
      </w:r>
    </w:p>
    <w:p w14:paraId="25C21D5E" w14:textId="77777777" w:rsidR="00C50428" w:rsidRDefault="00A23A38">
      <w:pPr>
        <w:pStyle w:val="ListParagraph"/>
        <w:numPr>
          <w:ilvl w:val="0"/>
          <w:numId w:val="1"/>
        </w:numPr>
        <w:tabs>
          <w:tab w:val="left" w:pos="788"/>
          <w:tab w:val="left" w:pos="790"/>
        </w:tabs>
        <w:spacing w:line="249" w:lineRule="auto"/>
        <w:ind w:left="790" w:right="5517" w:hanging="532"/>
        <w:jc w:val="both"/>
        <w:rPr>
          <w:sz w:val="20"/>
        </w:rPr>
      </w:pPr>
      <w:r>
        <w:rPr>
          <w:sz w:val="20"/>
        </w:rPr>
        <w:t xml:space="preserve">Amir Shahroudy et al. “NTU RGB+D: A </w:t>
      </w:r>
      <w:proofErr w:type="gramStart"/>
      <w:r>
        <w:rPr>
          <w:sz w:val="20"/>
        </w:rPr>
        <w:t>Large Scale</w:t>
      </w:r>
      <w:proofErr w:type="gramEnd"/>
      <w:r>
        <w:rPr>
          <w:sz w:val="20"/>
        </w:rPr>
        <w:t xml:space="preserve"> Dataset for 3D Human Activity Analysis”. In: </w:t>
      </w:r>
      <w:r>
        <w:rPr>
          <w:i/>
          <w:sz w:val="20"/>
        </w:rPr>
        <w:t>2016 IEEE Conference on Computer Vision and Pattern Recognition</w:t>
      </w:r>
      <w:r>
        <w:rPr>
          <w:i/>
          <w:spacing w:val="-5"/>
          <w:sz w:val="20"/>
        </w:rPr>
        <w:t xml:space="preserve"> </w:t>
      </w:r>
      <w:r>
        <w:rPr>
          <w:i/>
          <w:sz w:val="20"/>
        </w:rPr>
        <w:t>(CVPR)</w:t>
      </w:r>
      <w:r>
        <w:rPr>
          <w:sz w:val="20"/>
        </w:rPr>
        <w:t>.</w:t>
      </w:r>
      <w:r>
        <w:rPr>
          <w:spacing w:val="-5"/>
          <w:sz w:val="20"/>
        </w:rPr>
        <w:t xml:space="preserve"> </w:t>
      </w:r>
      <w:r>
        <w:rPr>
          <w:sz w:val="20"/>
        </w:rPr>
        <w:t>Las</w:t>
      </w:r>
      <w:r>
        <w:rPr>
          <w:spacing w:val="-5"/>
          <w:sz w:val="20"/>
        </w:rPr>
        <w:t xml:space="preserve"> </w:t>
      </w:r>
      <w:r>
        <w:rPr>
          <w:sz w:val="20"/>
        </w:rPr>
        <w:t>Vegas,</w:t>
      </w:r>
      <w:r>
        <w:rPr>
          <w:spacing w:val="-5"/>
          <w:sz w:val="20"/>
        </w:rPr>
        <w:t xml:space="preserve"> </w:t>
      </w:r>
      <w:r>
        <w:rPr>
          <w:sz w:val="20"/>
        </w:rPr>
        <w:t>NV,</w:t>
      </w:r>
      <w:r>
        <w:rPr>
          <w:spacing w:val="-5"/>
          <w:sz w:val="20"/>
        </w:rPr>
        <w:t xml:space="preserve"> </w:t>
      </w:r>
      <w:r>
        <w:rPr>
          <w:sz w:val="20"/>
        </w:rPr>
        <w:t>USA:</w:t>
      </w:r>
      <w:r>
        <w:rPr>
          <w:spacing w:val="-5"/>
          <w:sz w:val="20"/>
        </w:rPr>
        <w:t xml:space="preserve"> </w:t>
      </w:r>
      <w:r>
        <w:rPr>
          <w:sz w:val="20"/>
        </w:rPr>
        <w:t>IEEE,</w:t>
      </w:r>
      <w:r>
        <w:rPr>
          <w:spacing w:val="-5"/>
          <w:sz w:val="20"/>
        </w:rPr>
        <w:t xml:space="preserve"> </w:t>
      </w:r>
      <w:r>
        <w:rPr>
          <w:sz w:val="20"/>
        </w:rPr>
        <w:t>June 2016,</w:t>
      </w:r>
      <w:r>
        <w:rPr>
          <w:spacing w:val="33"/>
          <w:sz w:val="20"/>
        </w:rPr>
        <w:t xml:space="preserve"> </w:t>
      </w:r>
      <w:r>
        <w:rPr>
          <w:sz w:val="20"/>
        </w:rPr>
        <w:t>pp.</w:t>
      </w:r>
      <w:r>
        <w:rPr>
          <w:spacing w:val="33"/>
          <w:sz w:val="20"/>
        </w:rPr>
        <w:t xml:space="preserve"> </w:t>
      </w:r>
      <w:r>
        <w:rPr>
          <w:sz w:val="20"/>
        </w:rPr>
        <w:t>1010–1019.</w:t>
      </w:r>
      <w:r>
        <w:rPr>
          <w:spacing w:val="38"/>
          <w:sz w:val="20"/>
        </w:rPr>
        <w:t xml:space="preserve"> </w:t>
      </w:r>
      <w:r>
        <w:rPr>
          <w:sz w:val="16"/>
        </w:rPr>
        <w:t>ISBN</w:t>
      </w:r>
      <w:r>
        <w:rPr>
          <w:sz w:val="20"/>
        </w:rPr>
        <w:t>:</w:t>
      </w:r>
      <w:r>
        <w:rPr>
          <w:spacing w:val="33"/>
          <w:sz w:val="20"/>
        </w:rPr>
        <w:t xml:space="preserve"> </w:t>
      </w:r>
      <w:r>
        <w:rPr>
          <w:sz w:val="20"/>
        </w:rPr>
        <w:t>978-1-4673-8851-1.</w:t>
      </w:r>
      <w:r>
        <w:rPr>
          <w:spacing w:val="39"/>
          <w:sz w:val="20"/>
        </w:rPr>
        <w:t xml:space="preserve"> </w:t>
      </w:r>
      <w:r>
        <w:rPr>
          <w:sz w:val="16"/>
        </w:rPr>
        <w:t>DOI</w:t>
      </w:r>
      <w:r>
        <w:rPr>
          <w:sz w:val="20"/>
        </w:rPr>
        <w:t>:</w:t>
      </w:r>
    </w:p>
    <w:p w14:paraId="25C21D5F" w14:textId="77777777" w:rsidR="00C50428" w:rsidRDefault="00A23A38">
      <w:pPr>
        <w:pStyle w:val="BodyText"/>
        <w:spacing w:line="249" w:lineRule="auto"/>
        <w:ind w:left="790" w:right="5517"/>
      </w:pPr>
      <w:hyperlink r:id="rId60">
        <w:r>
          <w:t>10.1109/CVPR.2016.115.</w:t>
        </w:r>
      </w:hyperlink>
      <w:r>
        <w:t xml:space="preserve"> </w:t>
      </w:r>
      <w:r>
        <w:rPr>
          <w:sz w:val="16"/>
        </w:rPr>
        <w:t>URL</w:t>
      </w:r>
      <w:r>
        <w:t xml:space="preserve">: </w:t>
      </w:r>
      <w:hyperlink r:id="rId61">
        <w:r>
          <w:t>http://ieeexplore.ieee.</w:t>
        </w:r>
      </w:hyperlink>
      <w:r>
        <w:t xml:space="preserve"> </w:t>
      </w:r>
      <w:bookmarkStart w:id="233" w:name="_bookmark19"/>
      <w:bookmarkEnd w:id="233"/>
      <w:r>
        <w:fldChar w:fldCharType="begin"/>
      </w:r>
      <w:r>
        <w:instrText>HYPERLINK "http://ieeexplore.ieee.org/document/7780484/" \h</w:instrText>
      </w:r>
      <w:r>
        <w:fldChar w:fldCharType="separate"/>
      </w:r>
      <w:r>
        <w:t>org/document/7780484/</w:t>
      </w:r>
      <w:r>
        <w:fldChar w:fldCharType="end"/>
      </w:r>
      <w:r>
        <w:t xml:space="preserve"> (visited on 01/24/2025).</w:t>
      </w:r>
    </w:p>
    <w:p w14:paraId="25C21D60" w14:textId="77777777" w:rsidR="00C50428" w:rsidRDefault="00A23A38">
      <w:pPr>
        <w:pStyle w:val="ListParagraph"/>
        <w:numPr>
          <w:ilvl w:val="0"/>
          <w:numId w:val="1"/>
        </w:numPr>
        <w:tabs>
          <w:tab w:val="left" w:pos="788"/>
          <w:tab w:val="left" w:pos="790"/>
        </w:tabs>
        <w:spacing w:line="249" w:lineRule="auto"/>
        <w:ind w:left="790" w:right="5517" w:hanging="532"/>
        <w:jc w:val="both"/>
        <w:rPr>
          <w:sz w:val="20"/>
        </w:rPr>
      </w:pPr>
      <w:r>
        <w:rPr>
          <w:sz w:val="20"/>
        </w:rPr>
        <w:t xml:space="preserve">Khurram Soomro, Amir Roshan Zamir, and Mubarak Shah. “UCF101: A Dataset of 101 Human Actions Classes from Videos in the Wild”. In: </w:t>
      </w:r>
      <w:proofErr w:type="spellStart"/>
      <w:r>
        <w:rPr>
          <w:i/>
          <w:sz w:val="20"/>
        </w:rPr>
        <w:t>arXiv</w:t>
      </w:r>
      <w:proofErr w:type="spellEnd"/>
      <w:r>
        <w:rPr>
          <w:i/>
          <w:sz w:val="20"/>
        </w:rPr>
        <w:t xml:space="preserve"> preprint </w:t>
      </w:r>
      <w:bookmarkStart w:id="234" w:name="_bookmark20"/>
      <w:bookmarkEnd w:id="234"/>
      <w:r>
        <w:rPr>
          <w:i/>
          <w:sz w:val="20"/>
        </w:rPr>
        <w:t xml:space="preserve">arXiv:1212.0402 </w:t>
      </w:r>
      <w:r>
        <w:rPr>
          <w:sz w:val="20"/>
        </w:rPr>
        <w:t xml:space="preserve">(2012). </w:t>
      </w:r>
      <w:proofErr w:type="spellStart"/>
      <w:r>
        <w:rPr>
          <w:sz w:val="20"/>
        </w:rPr>
        <w:t>arXiv</w:t>
      </w:r>
      <w:proofErr w:type="spellEnd"/>
      <w:r>
        <w:rPr>
          <w:sz w:val="20"/>
        </w:rPr>
        <w:t xml:space="preserve">: </w:t>
      </w:r>
      <w:hyperlink r:id="rId62">
        <w:r>
          <w:rPr>
            <w:sz w:val="20"/>
          </w:rPr>
          <w:t>1212.0402.</w:t>
        </w:r>
      </w:hyperlink>
    </w:p>
    <w:p w14:paraId="25C21D61" w14:textId="77777777" w:rsidR="00C50428" w:rsidRDefault="00A23A38">
      <w:pPr>
        <w:pStyle w:val="ListParagraph"/>
        <w:numPr>
          <w:ilvl w:val="0"/>
          <w:numId w:val="1"/>
        </w:numPr>
        <w:tabs>
          <w:tab w:val="left" w:pos="788"/>
          <w:tab w:val="left" w:pos="790"/>
        </w:tabs>
        <w:spacing w:line="249" w:lineRule="auto"/>
        <w:ind w:left="790" w:right="5517" w:hanging="532"/>
        <w:jc w:val="both"/>
        <w:rPr>
          <w:sz w:val="20"/>
        </w:rPr>
      </w:pPr>
      <w:r>
        <w:rPr>
          <w:sz w:val="20"/>
        </w:rPr>
        <w:t>Zachary</w:t>
      </w:r>
      <w:r>
        <w:rPr>
          <w:spacing w:val="-4"/>
          <w:sz w:val="20"/>
        </w:rPr>
        <w:t xml:space="preserve"> </w:t>
      </w:r>
      <w:r>
        <w:rPr>
          <w:sz w:val="20"/>
        </w:rPr>
        <w:t>Teed</w:t>
      </w:r>
      <w:r>
        <w:rPr>
          <w:spacing w:val="-4"/>
          <w:sz w:val="20"/>
        </w:rPr>
        <w:t xml:space="preserve"> </w:t>
      </w:r>
      <w:r>
        <w:rPr>
          <w:sz w:val="20"/>
        </w:rPr>
        <w:t>and</w:t>
      </w:r>
      <w:r>
        <w:rPr>
          <w:spacing w:val="-4"/>
          <w:sz w:val="20"/>
        </w:rPr>
        <w:t xml:space="preserve"> </w:t>
      </w:r>
      <w:r>
        <w:rPr>
          <w:sz w:val="20"/>
        </w:rPr>
        <w:t>Jia</w:t>
      </w:r>
      <w:r>
        <w:rPr>
          <w:spacing w:val="-4"/>
          <w:sz w:val="20"/>
        </w:rPr>
        <w:t xml:space="preserve"> </w:t>
      </w:r>
      <w:r>
        <w:rPr>
          <w:sz w:val="20"/>
        </w:rPr>
        <w:t>Deng.</w:t>
      </w:r>
      <w:r>
        <w:rPr>
          <w:spacing w:val="-4"/>
          <w:sz w:val="20"/>
        </w:rPr>
        <w:t xml:space="preserve"> </w:t>
      </w:r>
      <w:r>
        <w:rPr>
          <w:i/>
          <w:sz w:val="20"/>
        </w:rPr>
        <w:t>RAFT:</w:t>
      </w:r>
      <w:r>
        <w:rPr>
          <w:i/>
          <w:spacing w:val="-4"/>
          <w:sz w:val="20"/>
        </w:rPr>
        <w:t xml:space="preserve"> </w:t>
      </w:r>
      <w:r>
        <w:rPr>
          <w:i/>
          <w:sz w:val="20"/>
        </w:rPr>
        <w:t>Recurrent</w:t>
      </w:r>
      <w:r>
        <w:rPr>
          <w:i/>
          <w:spacing w:val="-4"/>
          <w:sz w:val="20"/>
        </w:rPr>
        <w:t xml:space="preserve"> </w:t>
      </w:r>
      <w:r>
        <w:rPr>
          <w:i/>
          <w:sz w:val="20"/>
        </w:rPr>
        <w:t>All-Pairs Field Transforms for Optical Flow</w:t>
      </w:r>
      <w:r>
        <w:rPr>
          <w:sz w:val="20"/>
        </w:rPr>
        <w:t xml:space="preserve">. Aug. 2020. </w:t>
      </w:r>
      <w:r>
        <w:rPr>
          <w:sz w:val="16"/>
        </w:rPr>
        <w:t>DOI</w:t>
      </w:r>
      <w:r>
        <w:rPr>
          <w:sz w:val="20"/>
        </w:rPr>
        <w:t xml:space="preserve">: </w:t>
      </w:r>
      <w:hyperlink r:id="rId63">
        <w:r>
          <w:rPr>
            <w:sz w:val="20"/>
          </w:rPr>
          <w:t>10.48550/arXiv.2003.12039.</w:t>
        </w:r>
      </w:hyperlink>
      <w:r>
        <w:rPr>
          <w:sz w:val="20"/>
        </w:rPr>
        <w:t xml:space="preserve"> </w:t>
      </w:r>
      <w:proofErr w:type="spellStart"/>
      <w:r>
        <w:rPr>
          <w:sz w:val="20"/>
        </w:rPr>
        <w:t>arXiv</w:t>
      </w:r>
      <w:proofErr w:type="spellEnd"/>
      <w:r>
        <w:rPr>
          <w:sz w:val="20"/>
        </w:rPr>
        <w:t xml:space="preserve">: </w:t>
      </w:r>
      <w:hyperlink r:id="rId64">
        <w:r>
          <w:rPr>
            <w:sz w:val="20"/>
          </w:rPr>
          <w:t xml:space="preserve">2003.12039 </w:t>
        </w:r>
        <w:r>
          <w:rPr>
            <w:rFonts w:ascii="Courier New"/>
            <w:sz w:val="20"/>
          </w:rPr>
          <w:t>[cs]</w:t>
        </w:r>
      </w:hyperlink>
      <w:r>
        <w:rPr>
          <w:sz w:val="20"/>
        </w:rPr>
        <w:t>.</w:t>
      </w:r>
    </w:p>
    <w:p w14:paraId="25C21D62" w14:textId="77777777" w:rsidR="00C50428" w:rsidRDefault="00A23A38">
      <w:pPr>
        <w:pStyle w:val="BodyText"/>
        <w:spacing w:line="213" w:lineRule="exact"/>
        <w:ind w:left="795"/>
        <w:jc w:val="left"/>
      </w:pPr>
      <w:r>
        <w:rPr>
          <w:sz w:val="16"/>
        </w:rPr>
        <w:t>URL</w:t>
      </w:r>
      <w:r>
        <w:t>:</w:t>
      </w:r>
      <w:r>
        <w:rPr>
          <w:spacing w:val="51"/>
        </w:rPr>
        <w:t xml:space="preserve"> </w:t>
      </w:r>
      <w:hyperlink r:id="rId65">
        <w:proofErr w:type="gramStart"/>
        <w:r>
          <w:t>http</w:t>
        </w:r>
        <w:r>
          <w:rPr>
            <w:spacing w:val="-12"/>
          </w:rPr>
          <w:t xml:space="preserve"> </w:t>
        </w:r>
        <w:r>
          <w:t>:</w:t>
        </w:r>
        <w:proofErr w:type="gramEnd"/>
        <w:r>
          <w:rPr>
            <w:spacing w:val="-12"/>
          </w:rPr>
          <w:t xml:space="preserve"> </w:t>
        </w:r>
        <w:r>
          <w:t>/</w:t>
        </w:r>
        <w:r>
          <w:rPr>
            <w:spacing w:val="-13"/>
          </w:rPr>
          <w:t xml:space="preserve"> </w:t>
        </w:r>
        <w:r>
          <w:t>/</w:t>
        </w:r>
        <w:r>
          <w:rPr>
            <w:spacing w:val="-12"/>
          </w:rPr>
          <w:t xml:space="preserve"> </w:t>
        </w:r>
        <w:proofErr w:type="spellStart"/>
        <w:proofErr w:type="gramStart"/>
        <w:r>
          <w:t>arxiv</w:t>
        </w:r>
        <w:proofErr w:type="spellEnd"/>
        <w:r>
          <w:rPr>
            <w:spacing w:val="-24"/>
          </w:rPr>
          <w:t xml:space="preserve"> </w:t>
        </w:r>
        <w:r>
          <w:t>.</w:t>
        </w:r>
        <w:proofErr w:type="gramEnd"/>
        <w:r>
          <w:rPr>
            <w:spacing w:val="-12"/>
          </w:rPr>
          <w:t xml:space="preserve"> </w:t>
        </w:r>
        <w:r>
          <w:t>org</w:t>
        </w:r>
        <w:r>
          <w:rPr>
            <w:spacing w:val="-12"/>
          </w:rPr>
          <w:t xml:space="preserve"> </w:t>
        </w:r>
        <w:r>
          <w:t>/</w:t>
        </w:r>
        <w:r>
          <w:rPr>
            <w:spacing w:val="-12"/>
          </w:rPr>
          <w:t xml:space="preserve"> </w:t>
        </w:r>
        <w:r>
          <w:t>abs</w:t>
        </w:r>
        <w:r>
          <w:rPr>
            <w:spacing w:val="-12"/>
          </w:rPr>
          <w:t xml:space="preserve"> </w:t>
        </w:r>
        <w:r>
          <w:t>/</w:t>
        </w:r>
        <w:r>
          <w:rPr>
            <w:spacing w:val="-12"/>
          </w:rPr>
          <w:t xml:space="preserve"> </w:t>
        </w:r>
        <w:proofErr w:type="gramStart"/>
        <w:r>
          <w:t>2003</w:t>
        </w:r>
        <w:r>
          <w:rPr>
            <w:spacing w:val="-12"/>
          </w:rPr>
          <w:t xml:space="preserve"> </w:t>
        </w:r>
        <w:r>
          <w:t>.</w:t>
        </w:r>
        <w:proofErr w:type="gramEnd"/>
        <w:r>
          <w:rPr>
            <w:spacing w:val="-13"/>
          </w:rPr>
          <w:t xml:space="preserve"> </w:t>
        </w:r>
        <w:r>
          <w:t>12039</w:t>
        </w:r>
      </w:hyperlink>
      <w:r>
        <w:rPr>
          <w:spacing w:val="52"/>
        </w:rPr>
        <w:t xml:space="preserve"> </w:t>
      </w:r>
      <w:r>
        <w:t>(visited</w:t>
      </w:r>
      <w:r>
        <w:rPr>
          <w:spacing w:val="52"/>
        </w:rPr>
        <w:t xml:space="preserve"> </w:t>
      </w:r>
      <w:r>
        <w:rPr>
          <w:spacing w:val="-7"/>
        </w:rPr>
        <w:t>on</w:t>
      </w:r>
    </w:p>
    <w:p w14:paraId="25C21D63" w14:textId="77777777" w:rsidR="00C50428" w:rsidRDefault="00A23A38">
      <w:pPr>
        <w:pStyle w:val="BodyText"/>
        <w:spacing w:before="8"/>
        <w:ind w:left="790"/>
        <w:jc w:val="left"/>
      </w:pPr>
      <w:bookmarkStart w:id="235" w:name="_bookmark21"/>
      <w:bookmarkEnd w:id="235"/>
      <w:r>
        <w:rPr>
          <w:spacing w:val="-2"/>
        </w:rPr>
        <w:t>04/02/2025).</w:t>
      </w:r>
    </w:p>
    <w:p w14:paraId="25C21D64" w14:textId="77777777" w:rsidR="00C50428" w:rsidRDefault="00A23A38">
      <w:pPr>
        <w:pStyle w:val="ListParagraph"/>
        <w:numPr>
          <w:ilvl w:val="0"/>
          <w:numId w:val="1"/>
        </w:numPr>
        <w:tabs>
          <w:tab w:val="left" w:pos="788"/>
          <w:tab w:val="left" w:pos="790"/>
        </w:tabs>
        <w:spacing w:before="9" w:line="244" w:lineRule="auto"/>
        <w:ind w:left="790" w:right="5517" w:hanging="532"/>
        <w:jc w:val="both"/>
        <w:rPr>
          <w:sz w:val="20"/>
        </w:rPr>
      </w:pPr>
      <w:r>
        <w:rPr>
          <w:sz w:val="20"/>
        </w:rPr>
        <w:t>Jiang</w:t>
      </w:r>
      <w:r>
        <w:rPr>
          <w:spacing w:val="-13"/>
          <w:sz w:val="20"/>
        </w:rPr>
        <w:t xml:space="preserve"> </w:t>
      </w:r>
      <w:r>
        <w:rPr>
          <w:sz w:val="20"/>
        </w:rPr>
        <w:t>wang</w:t>
      </w:r>
      <w:r>
        <w:rPr>
          <w:spacing w:val="-12"/>
          <w:sz w:val="20"/>
        </w:rPr>
        <w:t xml:space="preserve"> </w:t>
      </w:r>
      <w:r>
        <w:rPr>
          <w:sz w:val="20"/>
        </w:rPr>
        <w:t>et</w:t>
      </w:r>
      <w:r>
        <w:rPr>
          <w:spacing w:val="-13"/>
          <w:sz w:val="20"/>
        </w:rPr>
        <w:t xml:space="preserve"> </w:t>
      </w:r>
      <w:r>
        <w:rPr>
          <w:sz w:val="20"/>
        </w:rPr>
        <w:t>al.</w:t>
      </w:r>
      <w:r>
        <w:rPr>
          <w:spacing w:val="-12"/>
          <w:sz w:val="20"/>
        </w:rPr>
        <w:t xml:space="preserve"> </w:t>
      </w:r>
      <w:r>
        <w:rPr>
          <w:i/>
          <w:sz w:val="20"/>
        </w:rPr>
        <w:t>Cross-View</w:t>
      </w:r>
      <w:r>
        <w:rPr>
          <w:i/>
          <w:spacing w:val="-13"/>
          <w:sz w:val="20"/>
        </w:rPr>
        <w:t xml:space="preserve"> </w:t>
      </w:r>
      <w:r>
        <w:rPr>
          <w:i/>
          <w:sz w:val="20"/>
        </w:rPr>
        <w:t>Action</w:t>
      </w:r>
      <w:r>
        <w:rPr>
          <w:i/>
          <w:spacing w:val="-12"/>
          <w:sz w:val="20"/>
        </w:rPr>
        <w:t xml:space="preserve"> </w:t>
      </w:r>
      <w:r>
        <w:rPr>
          <w:i/>
          <w:sz w:val="20"/>
        </w:rPr>
        <w:t>Modeling,</w:t>
      </w:r>
      <w:r>
        <w:rPr>
          <w:i/>
          <w:spacing w:val="-13"/>
          <w:sz w:val="20"/>
        </w:rPr>
        <w:t xml:space="preserve"> </w:t>
      </w:r>
      <w:r>
        <w:rPr>
          <w:i/>
          <w:sz w:val="20"/>
        </w:rPr>
        <w:t>Learning and</w:t>
      </w:r>
      <w:r>
        <w:rPr>
          <w:i/>
          <w:spacing w:val="-8"/>
          <w:sz w:val="20"/>
        </w:rPr>
        <w:t xml:space="preserve"> </w:t>
      </w:r>
      <w:r>
        <w:rPr>
          <w:i/>
          <w:sz w:val="20"/>
        </w:rPr>
        <w:t>Recognition</w:t>
      </w:r>
      <w:r>
        <w:rPr>
          <w:sz w:val="20"/>
        </w:rPr>
        <w:t>.</w:t>
      </w:r>
      <w:r>
        <w:rPr>
          <w:spacing w:val="-8"/>
          <w:sz w:val="20"/>
        </w:rPr>
        <w:t xml:space="preserve"> </w:t>
      </w:r>
      <w:r>
        <w:rPr>
          <w:sz w:val="20"/>
        </w:rPr>
        <w:t>May</w:t>
      </w:r>
      <w:r>
        <w:rPr>
          <w:spacing w:val="-8"/>
          <w:sz w:val="20"/>
        </w:rPr>
        <w:t xml:space="preserve"> </w:t>
      </w:r>
      <w:r>
        <w:rPr>
          <w:sz w:val="20"/>
        </w:rPr>
        <w:t>2014.</w:t>
      </w:r>
      <w:r>
        <w:rPr>
          <w:spacing w:val="-3"/>
          <w:sz w:val="20"/>
        </w:rPr>
        <w:t xml:space="preserve"> </w:t>
      </w:r>
      <w:r>
        <w:rPr>
          <w:sz w:val="16"/>
        </w:rPr>
        <w:t>DOI</w:t>
      </w:r>
      <w:r>
        <w:rPr>
          <w:sz w:val="20"/>
        </w:rPr>
        <w:t>:</w:t>
      </w:r>
      <w:r>
        <w:rPr>
          <w:spacing w:val="-8"/>
          <w:sz w:val="20"/>
        </w:rPr>
        <w:t xml:space="preserve"> </w:t>
      </w:r>
      <w:hyperlink r:id="rId66">
        <w:r>
          <w:rPr>
            <w:sz w:val="20"/>
          </w:rPr>
          <w:t>10.48550/arXiv.1405.</w:t>
        </w:r>
      </w:hyperlink>
      <w:r>
        <w:rPr>
          <w:sz w:val="20"/>
        </w:rPr>
        <w:t xml:space="preserve"> </w:t>
      </w:r>
      <w:hyperlink r:id="rId67">
        <w:r>
          <w:rPr>
            <w:sz w:val="20"/>
          </w:rPr>
          <w:t>2941.</w:t>
        </w:r>
      </w:hyperlink>
      <w:r>
        <w:rPr>
          <w:sz w:val="20"/>
        </w:rPr>
        <w:t xml:space="preserve"> </w:t>
      </w:r>
      <w:proofErr w:type="spellStart"/>
      <w:r>
        <w:rPr>
          <w:sz w:val="20"/>
        </w:rPr>
        <w:t>arXiv</w:t>
      </w:r>
      <w:proofErr w:type="spellEnd"/>
      <w:r>
        <w:rPr>
          <w:sz w:val="20"/>
        </w:rPr>
        <w:t xml:space="preserve">: </w:t>
      </w:r>
      <w:hyperlink r:id="rId68">
        <w:r>
          <w:rPr>
            <w:sz w:val="20"/>
          </w:rPr>
          <w:t xml:space="preserve">1405.2941 </w:t>
        </w:r>
        <w:r>
          <w:rPr>
            <w:rFonts w:ascii="Courier New"/>
            <w:sz w:val="20"/>
          </w:rPr>
          <w:t>[cs]</w:t>
        </w:r>
      </w:hyperlink>
      <w:r>
        <w:rPr>
          <w:sz w:val="20"/>
        </w:rPr>
        <w:t xml:space="preserve">. </w:t>
      </w:r>
      <w:r>
        <w:rPr>
          <w:sz w:val="16"/>
        </w:rPr>
        <w:t>URL</w:t>
      </w:r>
      <w:r>
        <w:rPr>
          <w:sz w:val="20"/>
        </w:rPr>
        <w:t xml:space="preserve">: </w:t>
      </w:r>
      <w:hyperlink r:id="rId69">
        <w:r>
          <w:rPr>
            <w:sz w:val="20"/>
          </w:rPr>
          <w:t>http://arxiv.org/</w:t>
        </w:r>
      </w:hyperlink>
      <w:r>
        <w:rPr>
          <w:sz w:val="20"/>
        </w:rPr>
        <w:t xml:space="preserve"> </w:t>
      </w:r>
      <w:bookmarkStart w:id="236" w:name="_bookmark22"/>
      <w:bookmarkEnd w:id="236"/>
      <w:r>
        <w:fldChar w:fldCharType="begin"/>
      </w:r>
      <w:r>
        <w:instrText>HYPERLINK "http://arxiv.org/abs/1405.2941" \h</w:instrText>
      </w:r>
      <w:r>
        <w:fldChar w:fldCharType="separate"/>
      </w:r>
      <w:r>
        <w:rPr>
          <w:sz w:val="20"/>
        </w:rPr>
        <w:t>abs/1405.2941</w:t>
      </w:r>
      <w:r>
        <w:fldChar w:fldCharType="end"/>
      </w:r>
      <w:r>
        <w:rPr>
          <w:sz w:val="20"/>
        </w:rPr>
        <w:t xml:space="preserve"> (visited on 04/15/2025).</w:t>
      </w:r>
    </w:p>
    <w:p w14:paraId="25C21D65" w14:textId="77777777" w:rsidR="00C50428" w:rsidRDefault="00A23A38">
      <w:pPr>
        <w:pStyle w:val="ListParagraph"/>
        <w:numPr>
          <w:ilvl w:val="0"/>
          <w:numId w:val="1"/>
        </w:numPr>
        <w:tabs>
          <w:tab w:val="left" w:pos="788"/>
          <w:tab w:val="left" w:pos="790"/>
        </w:tabs>
        <w:spacing w:before="2" w:line="249" w:lineRule="auto"/>
        <w:ind w:left="790" w:right="5517" w:hanging="532"/>
        <w:jc w:val="both"/>
        <w:rPr>
          <w:i/>
          <w:sz w:val="20"/>
        </w:rPr>
      </w:pPr>
      <w:r>
        <w:rPr>
          <w:sz w:val="20"/>
        </w:rPr>
        <w:t>Jiahui Yu et al. “A Multi-sensor Gesture Interaction System</w:t>
      </w:r>
      <w:r>
        <w:rPr>
          <w:spacing w:val="-11"/>
          <w:sz w:val="20"/>
        </w:rPr>
        <w:t xml:space="preserve"> </w:t>
      </w:r>
      <w:r>
        <w:rPr>
          <w:sz w:val="20"/>
        </w:rPr>
        <w:t>for</w:t>
      </w:r>
      <w:r>
        <w:rPr>
          <w:spacing w:val="-11"/>
          <w:sz w:val="20"/>
        </w:rPr>
        <w:t xml:space="preserve"> </w:t>
      </w:r>
      <w:r>
        <w:rPr>
          <w:sz w:val="20"/>
        </w:rPr>
        <w:t>Human-robot</w:t>
      </w:r>
      <w:r>
        <w:rPr>
          <w:spacing w:val="-11"/>
          <w:sz w:val="20"/>
        </w:rPr>
        <w:t xml:space="preserve"> </w:t>
      </w:r>
      <w:r>
        <w:rPr>
          <w:sz w:val="20"/>
        </w:rPr>
        <w:t>Cooperation”.</w:t>
      </w:r>
      <w:r>
        <w:rPr>
          <w:spacing w:val="-11"/>
          <w:sz w:val="20"/>
        </w:rPr>
        <w:t xml:space="preserve"> </w:t>
      </w:r>
      <w:r>
        <w:rPr>
          <w:sz w:val="20"/>
        </w:rPr>
        <w:t>In:</w:t>
      </w:r>
      <w:r>
        <w:rPr>
          <w:spacing w:val="-11"/>
          <w:sz w:val="20"/>
        </w:rPr>
        <w:t xml:space="preserve"> </w:t>
      </w:r>
      <w:r>
        <w:rPr>
          <w:i/>
          <w:sz w:val="20"/>
        </w:rPr>
        <w:t>ICNSC</w:t>
      </w:r>
      <w:r>
        <w:rPr>
          <w:i/>
          <w:spacing w:val="-11"/>
          <w:sz w:val="20"/>
        </w:rPr>
        <w:t xml:space="preserve"> </w:t>
      </w:r>
      <w:r>
        <w:rPr>
          <w:i/>
          <w:sz w:val="20"/>
        </w:rPr>
        <w:t>2021</w:t>
      </w:r>
    </w:p>
    <w:p w14:paraId="25C21D66" w14:textId="77777777" w:rsidR="00C50428" w:rsidRDefault="00A23A38">
      <w:pPr>
        <w:spacing w:line="249" w:lineRule="auto"/>
        <w:ind w:left="790" w:right="5517"/>
        <w:jc w:val="both"/>
        <w:rPr>
          <w:sz w:val="20"/>
        </w:rPr>
      </w:pPr>
      <w:r>
        <w:rPr>
          <w:i/>
          <w:sz w:val="20"/>
        </w:rPr>
        <w:t>- 18th IEEE International Conference on Networking,</w:t>
      </w:r>
      <w:r>
        <w:rPr>
          <w:i/>
          <w:sz w:val="20"/>
        </w:rPr>
        <w:t xml:space="preserve"> Sensing and Control: Industry 4.0 and AI</w:t>
      </w:r>
      <w:r>
        <w:rPr>
          <w:sz w:val="20"/>
        </w:rPr>
        <w:t xml:space="preserve">. Institute of Electrical and Electronics Engineers Inc., 2021. </w:t>
      </w:r>
      <w:r>
        <w:rPr>
          <w:sz w:val="16"/>
        </w:rPr>
        <w:t>ISBN</w:t>
      </w:r>
      <w:r>
        <w:rPr>
          <w:sz w:val="20"/>
        </w:rPr>
        <w:t>: 978-1-6654-4048-6.</w:t>
      </w:r>
      <w:r>
        <w:rPr>
          <w:spacing w:val="34"/>
          <w:sz w:val="20"/>
        </w:rPr>
        <w:t xml:space="preserve"> </w:t>
      </w:r>
      <w:r>
        <w:rPr>
          <w:sz w:val="16"/>
        </w:rPr>
        <w:t>DOI</w:t>
      </w:r>
      <w:r>
        <w:rPr>
          <w:sz w:val="20"/>
        </w:rPr>
        <w:t>:</w:t>
      </w:r>
      <w:r>
        <w:rPr>
          <w:spacing w:val="29"/>
          <w:sz w:val="20"/>
        </w:rPr>
        <w:t xml:space="preserve"> </w:t>
      </w:r>
      <w:hyperlink r:id="rId70">
        <w:r>
          <w:rPr>
            <w:spacing w:val="-2"/>
            <w:sz w:val="20"/>
          </w:rPr>
          <w:t>10.1109/ICNSC52481.2021.</w:t>
        </w:r>
      </w:hyperlink>
    </w:p>
    <w:p w14:paraId="25C21D67" w14:textId="77777777" w:rsidR="00C50428" w:rsidRDefault="00A23A38">
      <w:pPr>
        <w:pStyle w:val="BodyText"/>
        <w:spacing w:line="230" w:lineRule="exact"/>
        <w:ind w:left="790"/>
        <w:jc w:val="left"/>
      </w:pPr>
      <w:hyperlink r:id="rId71">
        <w:r>
          <w:rPr>
            <w:spacing w:val="-2"/>
          </w:rPr>
          <w:t>9702166.</w:t>
        </w:r>
      </w:hyperlink>
    </w:p>
    <w:sectPr w:rsidR="00C50428">
      <w:pgSz w:w="12240" w:h="15840"/>
      <w:pgMar w:top="920" w:right="720" w:bottom="280" w:left="72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hristopher McCarthy" w:date="2025-12-08T09:21:00Z" w:initials="CM">
    <w:p w14:paraId="0A20F3DB" w14:textId="77777777" w:rsidR="00E01E82" w:rsidRDefault="00E01E82" w:rsidP="00E01E82">
      <w:pPr>
        <w:pStyle w:val="CommentText"/>
      </w:pPr>
      <w:r>
        <w:rPr>
          <w:rStyle w:val="CommentReference"/>
        </w:rPr>
        <w:annotationRef/>
      </w:r>
      <w:r>
        <w:t>Why not Prediction ??</w:t>
      </w:r>
    </w:p>
  </w:comment>
  <w:comment w:id="0" w:author="Christopher McCarthy" w:date="2025-12-08T09:22:00Z" w:initials="CM">
    <w:p w14:paraId="738B8F0F" w14:textId="77777777" w:rsidR="00676E15" w:rsidRDefault="00D63005" w:rsidP="00676E15">
      <w:pPr>
        <w:pStyle w:val="CommentText"/>
      </w:pPr>
      <w:r>
        <w:rPr>
          <w:rStyle w:val="CommentReference"/>
        </w:rPr>
        <w:annotationRef/>
      </w:r>
      <w:r w:rsidR="00676E15">
        <w:t xml:space="preserve">Title is pretty generic  - it says nothing about visual motion or fast prediction.  Suggest instead an opening line that reflects importance of problem we are addressing -  motivate the need for methods to support rapid human action prediction </w:t>
      </w:r>
    </w:p>
  </w:comment>
  <w:comment w:id="2" w:author="Christopher McCarthy" w:date="2025-12-08T09:30:00Z" w:initials="CM">
    <w:p w14:paraId="4633D151" w14:textId="77777777" w:rsidR="00676E15" w:rsidRDefault="00676E15" w:rsidP="00676E15">
      <w:pPr>
        <w:pStyle w:val="CommentText"/>
      </w:pPr>
      <w:r>
        <w:rPr>
          <w:rStyle w:val="CommentReference"/>
        </w:rPr>
        <w:annotationRef/>
      </w:r>
      <w:r>
        <w:t>Abstract needs work but best deal with it after everything else</w:t>
      </w:r>
    </w:p>
  </w:comment>
  <w:comment w:id="3" w:author="Christopher McCarthy" w:date="2025-12-08T09:18:00Z" w:initials="CM">
    <w:p w14:paraId="0A66F45A" w14:textId="36F3706A" w:rsidR="000E7D5D" w:rsidRDefault="000E7D5D" w:rsidP="000E7D5D">
      <w:pPr>
        <w:pStyle w:val="CommentText"/>
        <w:ind w:left="40"/>
      </w:pPr>
      <w:r>
        <w:rPr>
          <w:rStyle w:val="CommentReference"/>
        </w:rPr>
        <w:annotationRef/>
      </w:r>
      <w:r>
        <w:rPr>
          <w:color w:val="000000"/>
        </w:rPr>
        <w:t>weak opening - as per email, do not describe as a "simple modification", it does not sound novel or particularly interesting or important.</w:t>
      </w:r>
    </w:p>
  </w:comment>
  <w:comment w:id="4" w:author="Christopher McCarthy" w:date="2025-12-08T09:17:00Z" w:initials="CM">
    <w:p w14:paraId="77DE7F81" w14:textId="516ACA08" w:rsidR="002816EA" w:rsidRDefault="002816EA" w:rsidP="002816EA">
      <w:pPr>
        <w:pStyle w:val="CommentText"/>
      </w:pPr>
      <w:r>
        <w:rPr>
          <w:rStyle w:val="CommentReference"/>
        </w:rPr>
        <w:annotationRef/>
      </w:r>
      <w:r>
        <w:rPr>
          <w:color w:val="000000"/>
        </w:rPr>
        <w:t>You need to be very precise about what you are proposing 0its super important you do not give the wrong idea. Our methods is not about extracting human motion cues - there is nothing novel about how we do this, and it is not the method of extracting that we are proposing. We are proposing a novel augmentation to existing keypoint based human action prediction methods that utilises early visual motion cues to achieve earlier prediction. We achieve this using spatial windows of optical flow, and explore different ways in which this information may be extracted.</w:t>
      </w:r>
    </w:p>
  </w:comment>
  <w:comment w:id="48" w:author="Christopher McCarthy" w:date="2025-12-08T09:38:00Z" w:initials="CM">
    <w:p w14:paraId="3E151323" w14:textId="77777777" w:rsidR="005E46A8" w:rsidRDefault="00924333" w:rsidP="005E46A8">
      <w:pPr>
        <w:pStyle w:val="CommentText"/>
      </w:pPr>
      <w:r>
        <w:rPr>
          <w:rStyle w:val="CommentReference"/>
        </w:rPr>
        <w:annotationRef/>
      </w:r>
      <w:r w:rsidR="005E46A8">
        <w:t>I think you need to start by using the more common Human Action Prediction phrase, as anticipation is not really a recognised problem of its own - What you are concerned with is performing human action prediction as early as possible, using cues that may provide anticipatory benefits - so you can then introduce human action anticipation is the sub-problem to address this</w:t>
      </w:r>
    </w:p>
  </w:comment>
  <w:comment w:id="65" w:author="Christopher McCarthy" w:date="2025-12-08T09:54:00Z" w:initials="CM">
    <w:p w14:paraId="3E788A6C" w14:textId="5FBA41F0" w:rsidR="00A011E1" w:rsidRDefault="00415D59" w:rsidP="00A011E1">
      <w:pPr>
        <w:pStyle w:val="CommentText"/>
      </w:pPr>
      <w:r>
        <w:rPr>
          <w:rStyle w:val="CommentReference"/>
        </w:rPr>
        <w:annotationRef/>
      </w:r>
      <w:r w:rsidR="00A011E1">
        <w:t>Please consider some alternative applications more in line with this conference - keeping human-robot teaming but perhaps swap out pedestrian avoidance and fall detection for multi-media things like AR/VR</w:t>
      </w:r>
    </w:p>
  </w:comment>
  <w:comment w:id="105" w:author="Christopher McCarthy" w:date="2025-12-08T09:54:00Z" w:initials="CM">
    <w:p w14:paraId="45823597" w14:textId="6921D291" w:rsidR="00415D59" w:rsidRDefault="00415D59" w:rsidP="00415D59">
      <w:pPr>
        <w:pStyle w:val="CommentText"/>
      </w:pPr>
      <w:r>
        <w:rPr>
          <w:rStyle w:val="CommentReference"/>
        </w:rPr>
        <w:annotationRef/>
      </w:r>
      <w:r>
        <w:t>This is making it sound like its commonly used for human motion analysis - but we really want to emphasise that this is fiarly novel.  I think what you can say is that human vision research has highlighted the role of localised visual motion cues at specific skeletal interest points, typically joints in supporting early anticipation of movement, as well as emotional intent (e.g., non-threatening vs aggression).  This motivates consideration as to how such cues may be utilised to support similar capabilities for visual interpretation of human movement in human-machine teaming scenarios</w:t>
      </w:r>
    </w:p>
  </w:comment>
  <w:comment w:id="119" w:author="Christopher McCarthy" w:date="2025-12-08T10:00:00Z" w:initials="CM">
    <w:p w14:paraId="3C4F6363" w14:textId="77777777" w:rsidR="00734A39" w:rsidRDefault="00734A39" w:rsidP="00734A39">
      <w:pPr>
        <w:pStyle w:val="CommentText"/>
      </w:pPr>
      <w:r>
        <w:rPr>
          <w:rStyle w:val="CommentReference"/>
        </w:rPr>
        <w:annotationRef/>
      </w:r>
      <w:r>
        <w:t>Not really true - the graph-based structure they form is exactly this - what you mean is they do not capture the dynamic relationship when actions are being performed.</w:t>
      </w:r>
    </w:p>
  </w:comment>
  <w:comment w:id="117" w:author="Christopher McCarthy" w:date="2025-12-08T10:02:00Z" w:initials="CM">
    <w:p w14:paraId="3EBE2A57" w14:textId="77777777" w:rsidR="004713BC" w:rsidRDefault="004713BC" w:rsidP="004713BC">
      <w:pPr>
        <w:pStyle w:val="CommentText"/>
      </w:pPr>
      <w:r>
        <w:rPr>
          <w:rStyle w:val="CommentReference"/>
        </w:rPr>
        <w:annotationRef/>
      </w:r>
      <w:r>
        <w:t>What is missing in this for me is the central gap you are trying to address.  The need for rapid, low latency action prediction - the points you are making here are limoitations of keypoint based methods, and fine to say but there is no framing of the action anticipation problem we seek to address</w:t>
      </w:r>
    </w:p>
  </w:comment>
  <w:comment w:id="121" w:author="Christopher McCarthy" w:date="2025-12-08T10:09:00Z" w:initials="CM">
    <w:p w14:paraId="065B468D" w14:textId="77777777" w:rsidR="003F5483" w:rsidRDefault="003F5483" w:rsidP="003F5483">
      <w:pPr>
        <w:pStyle w:val="CommentText"/>
      </w:pPr>
      <w:r>
        <w:rPr>
          <w:rStyle w:val="CommentReference"/>
        </w:rPr>
        <w:annotationRef/>
      </w:r>
      <w:r>
        <w:t>My feeling is that we do not really need to make this argument.  Is flow really anything different to other features extracted from RGB only images.  Keypoints are just features extracted from RGB, as is flow.  In many ways we want to argue the opposite - that RGB-only methods (ie methods that require only RGB images) are all you need (rather than methods requiring depth cameras, or other speicalised equipment - but overall our argument here should be more about localised optical flow  estimation as beneficial additional source of visual information, and that there exist fast real-time methods for obtaining it (as this has traditionally been the limitation - that optical flow is difficult to accurately estimate quickly).</w:t>
      </w:r>
    </w:p>
  </w:comment>
  <w:comment w:id="140" w:author="Christopher McCarthy" w:date="2025-12-08T10:16:00Z" w:initials="CM">
    <w:p w14:paraId="08A11D71" w14:textId="77777777" w:rsidR="008C47D8" w:rsidRDefault="008C47D8" w:rsidP="008C47D8">
      <w:pPr>
        <w:pStyle w:val="CommentText"/>
      </w:pPr>
      <w:r>
        <w:rPr>
          <w:rStyle w:val="CommentReference"/>
        </w:rPr>
        <w:annotationRef/>
      </w:r>
      <w:r>
        <w:t>Be stronger her on noveltly - showing for the first time ?</w:t>
      </w:r>
    </w:p>
  </w:comment>
  <w:comment w:id="143" w:author="Christopher McCarthy" w:date="2025-12-08T10:40:00Z" w:initials="CM">
    <w:p w14:paraId="4013295A" w14:textId="77777777" w:rsidR="00BA28D5" w:rsidRDefault="00BA28D5" w:rsidP="00BA28D5">
      <w:pPr>
        <w:pStyle w:val="CommentText"/>
      </w:pPr>
      <w:r>
        <w:rPr>
          <w:rStyle w:val="CommentReference"/>
        </w:rPr>
        <w:annotationRef/>
      </w:r>
      <w:r>
        <w:t>Id love to see a paragraph added citing biolgical vision examples of visual motion being utilised for fast action preidction in humans</w:t>
      </w:r>
    </w:p>
  </w:comment>
  <w:comment w:id="144" w:author="Christopher McCarthy" w:date="2025-12-08T10:19:00Z" w:initials="CM">
    <w:p w14:paraId="304B0485" w14:textId="798B68AD" w:rsidR="004E2C72" w:rsidRDefault="009217C4" w:rsidP="004E2C72">
      <w:pPr>
        <w:pStyle w:val="CommentText"/>
      </w:pPr>
      <w:r>
        <w:rPr>
          <w:rStyle w:val="CommentReference"/>
        </w:rPr>
        <w:annotationRef/>
      </w:r>
      <w:r w:rsidR="004E2C72">
        <w:t>This related work is a bit brief overall.  I feel you need a couple more citations here - and also, you need to make sure all of this  review is ultimately pointing to the gap you are addressing - currently its not doing this.  Everything you discuss should be stated in terms of what the paper showed, but what it does not quite do for our application focus.</w:t>
      </w:r>
    </w:p>
  </w:comment>
  <w:comment w:id="155" w:author="Christopher McCarthy" w:date="2025-12-08T10:23:00Z" w:initials="CM">
    <w:p w14:paraId="50C1953F" w14:textId="77777777" w:rsidR="00D644A2" w:rsidRDefault="00D644A2" w:rsidP="00D644A2">
      <w:pPr>
        <w:pStyle w:val="CommentText"/>
      </w:pPr>
      <w:r>
        <w:rPr>
          <w:rStyle w:val="CommentReference"/>
        </w:rPr>
        <w:annotationRef/>
      </w:r>
      <w:r>
        <w:t>Be more concrete here - we seek to achieve comparable accuracy with fewer observe frames, and with minimal additional computational overheads (ie also retaining the feasibility of the methods being applied in real-time settings on standard computing hardware).</w:t>
      </w:r>
    </w:p>
  </w:comment>
  <w:comment w:id="157" w:author="Christopher McCarthy" w:date="2025-12-08T10:49:00Z" w:initials="CM">
    <w:p w14:paraId="4B0B07AF" w14:textId="77777777" w:rsidR="003E55D5" w:rsidRDefault="00894689" w:rsidP="003E55D5">
      <w:pPr>
        <w:pStyle w:val="CommentText"/>
      </w:pPr>
      <w:r>
        <w:rPr>
          <w:rStyle w:val="CommentReference"/>
        </w:rPr>
        <w:annotationRef/>
      </w:r>
      <w:r w:rsidR="003E55D5">
        <w:t>This section needs work - its pretty vague and lacking detail. .  You are not actually explaining what it is in terms of the action prediction pipeline - you’re talking around it as just a window of flow, but you’re not explaining what method is used to estimate the flow, or the different visual motion cues you are intending to compare.  The CNN layers are very casually described as well and overall, its not coning across as step in a pipeline of processing like you show in Figure 1 - Fig 1 and what you describe here should be much more aligned - subsection for each step I’d suggest and more detail so everything about your method is understood in advance of the results</w:t>
      </w:r>
    </w:p>
  </w:comment>
  <w:comment w:id="158" w:author="Christopher McCarthy" w:date="2025-12-08T10:25:00Z" w:initials="CM">
    <w:p w14:paraId="065DF0CE" w14:textId="2168E459" w:rsidR="00F53EF2" w:rsidRDefault="00F53EF2" w:rsidP="00F53EF2">
      <w:pPr>
        <w:pStyle w:val="CommentText"/>
      </w:pPr>
      <w:r>
        <w:rPr>
          <w:rStyle w:val="CommentReference"/>
        </w:rPr>
        <w:annotationRef/>
      </w:r>
      <w:r>
        <w:t>No its not - you made it up !</w:t>
      </w:r>
    </w:p>
  </w:comment>
  <w:comment w:id="159" w:author="Christopher McCarthy" w:date="2025-12-08T10:29:00Z" w:initials="CM">
    <w:p w14:paraId="67BCDF37" w14:textId="77777777" w:rsidR="00C30EAB" w:rsidRDefault="00C30EAB" w:rsidP="00C30EAB">
      <w:pPr>
        <w:pStyle w:val="CommentText"/>
      </w:pPr>
      <w:r>
        <w:rPr>
          <w:rStyle w:val="CommentReference"/>
        </w:rPr>
        <w:annotationRef/>
      </w:r>
      <w:r>
        <w:t>do not describe it as “a method of sampling”  Extracting optical flow itself from a location in the image is not new and in no way remarkable.  PoseOFF is a feature embedding for human action prediction that aims to  capture spatio-temporal cues at the onset of  human actions, which may be observable from the local deformation of optical flow fields at pose keypoints.</w:t>
      </w:r>
    </w:p>
  </w:comment>
  <w:comment w:id="160" w:author="Christopher McCarthy" w:date="2025-12-08T10:31:00Z" w:initials="CM">
    <w:p w14:paraId="273BD17B" w14:textId="77777777" w:rsidR="00743F81" w:rsidRDefault="00743F81" w:rsidP="00743F81">
      <w:pPr>
        <w:pStyle w:val="CommentText"/>
      </w:pPr>
      <w:r>
        <w:rPr>
          <w:rStyle w:val="CommentReference"/>
        </w:rPr>
        <w:annotationRef/>
      </w:r>
      <w:r>
        <w:t>I’d go harder on this - we have chosen this because it is well aligned with vision science literature which has shown human perception of other human movement is primed by such cues in order to reactive and respond in a timely manner.  Given our application area similarly seeks to support such a capability, it makes sense to explore how this may be utilised for an artificial vision system.</w:t>
      </w:r>
    </w:p>
  </w:comment>
  <w:comment w:id="162" w:author="Christopher McCarthy" w:date="2025-12-08T10:43:00Z" w:initials="CM">
    <w:p w14:paraId="344CFCB1" w14:textId="77777777" w:rsidR="00667712" w:rsidRDefault="00667712" w:rsidP="00667712">
      <w:pPr>
        <w:pStyle w:val="CommentText"/>
      </w:pPr>
      <w:r>
        <w:rPr>
          <w:rStyle w:val="CommentReference"/>
        </w:rPr>
        <w:annotationRef/>
      </w:r>
      <w:r>
        <w:t>Don’t lead with details like this - you need to first properly explain your approach in more general terms.  Ie w NxN window of flow is utilised, and then later you can state that from empirical experimentation, an window size of 5x5 was determined to offer the best balance - but what is critical first is to properly explain your whole method an approach and make clear the  parameters that can be tuned for specific needs.</w:t>
      </w:r>
    </w:p>
  </w:comment>
  <w:comment w:id="165" w:author="Christopher McCarthy" w:date="2025-12-08T10:44:00Z" w:initials="CM">
    <w:p w14:paraId="7048D266" w14:textId="77777777" w:rsidR="00667712" w:rsidRDefault="00667712" w:rsidP="00667712">
      <w:pPr>
        <w:pStyle w:val="CommentText"/>
      </w:pPr>
      <w:r>
        <w:rPr>
          <w:rStyle w:val="CommentReference"/>
        </w:rPr>
        <w:annotationRef/>
      </w:r>
      <w:r>
        <w:t>You’re describing benefits before actually describing what it is - you need to actually describe your approach first !</w:t>
      </w:r>
    </w:p>
  </w:comment>
  <w:comment w:id="167" w:author="Christopher McCarthy" w:date="2025-12-08T11:02:00Z" w:initials="CM">
    <w:p w14:paraId="31ADB77A" w14:textId="77777777" w:rsidR="00AA581E" w:rsidRDefault="00AA581E" w:rsidP="00AA581E">
      <w:pPr>
        <w:pStyle w:val="CommentText"/>
      </w:pPr>
      <w:r>
        <w:rPr>
          <w:rStyle w:val="CommentReference"/>
        </w:rPr>
        <w:annotationRef/>
      </w:r>
      <w:r>
        <w:t>I cannot see where this figure is being referenced!  Also - there should be nothing in the caption about your method that isn’t also explained in the main text</w:t>
      </w:r>
    </w:p>
  </w:comment>
  <w:comment w:id="168" w:author="Christopher McCarthy" w:date="2025-12-08T11:02:00Z" w:initials="CM">
    <w:p w14:paraId="638AF984" w14:textId="77777777" w:rsidR="00AA581E" w:rsidRDefault="00AA581E" w:rsidP="00AA581E">
      <w:pPr>
        <w:pStyle w:val="CommentText"/>
      </w:pPr>
      <w:r>
        <w:rPr>
          <w:rStyle w:val="CommentReference"/>
        </w:rPr>
        <w:annotationRef/>
      </w:r>
      <w:r>
        <w:t>For example - you say nothing about Dilation as a parameter anywhere in your method</w:t>
      </w:r>
    </w:p>
  </w:comment>
  <w:comment w:id="175" w:author="Christopher McCarthy" w:date="2025-12-08T10:51:00Z" w:initials="CM">
    <w:p w14:paraId="4B6B2AA6" w14:textId="76B0FD00" w:rsidR="002F0265" w:rsidRDefault="002F0265" w:rsidP="002F0265">
      <w:pPr>
        <w:pStyle w:val="CommentText"/>
      </w:pPr>
      <w:r>
        <w:rPr>
          <w:rStyle w:val="CommentReference"/>
        </w:rPr>
        <w:annotationRef/>
      </w:r>
      <w:r>
        <w:t>This needs more detail and perhaps a graphic.  It’s a key part of the PoseOFF method and needs to be more formally described.</w:t>
      </w:r>
    </w:p>
  </w:comment>
  <w:comment w:id="179" w:author="Christopher McCarthy" w:date="2025-12-08T10:58:00Z" w:initials="CM">
    <w:p w14:paraId="072AFA0B" w14:textId="77777777" w:rsidR="00F747C5" w:rsidRDefault="00F747C5" w:rsidP="00F747C5">
      <w:pPr>
        <w:pStyle w:val="CommentText"/>
      </w:pPr>
      <w:r>
        <w:rPr>
          <w:rStyle w:val="CommentReference"/>
        </w:rPr>
        <w:annotationRef/>
      </w:r>
      <w:r>
        <w:t>Suggest this comes under a different seubsection called “Implementation”.  This is where you would also discuss how specific parameters where tuned (eg window size)</w:t>
      </w:r>
    </w:p>
  </w:comment>
  <w:comment w:id="188" w:author="Christopher McCarthy" w:date="2025-12-08T10:52:00Z" w:initials="CM">
    <w:p w14:paraId="0B4B5BFA" w14:textId="670299FD" w:rsidR="004E5547" w:rsidRDefault="004E5547" w:rsidP="004E5547">
      <w:pPr>
        <w:pStyle w:val="CommentText"/>
      </w:pPr>
      <w:r>
        <w:rPr>
          <w:rStyle w:val="CommentReference"/>
        </w:rPr>
        <w:annotationRef/>
      </w:r>
      <w:r>
        <w:t>The datasets should be in their own subsection and given a but more introduction and justification.</w:t>
      </w:r>
    </w:p>
  </w:comment>
  <w:comment w:id="191" w:author="Christopher McCarthy" w:date="2025-12-08T11:00:00Z" w:initials="CM">
    <w:p w14:paraId="16FEB9DD" w14:textId="77777777" w:rsidR="003B1013" w:rsidRDefault="003B1013" w:rsidP="003B1013">
      <w:pPr>
        <w:pStyle w:val="CommentText"/>
      </w:pPr>
      <w:r>
        <w:rPr>
          <w:rStyle w:val="CommentReference"/>
        </w:rPr>
        <w:annotationRef/>
      </w:r>
      <w:r>
        <w:t>Explain what you mean by this</w:t>
      </w:r>
    </w:p>
  </w:comment>
  <w:comment w:id="190" w:author="Christopher McCarthy" w:date="2025-12-08T11:06:00Z" w:initials="CM">
    <w:p w14:paraId="74EF5251" w14:textId="77777777" w:rsidR="00B6344C" w:rsidRDefault="00B6344C" w:rsidP="00B6344C">
      <w:pPr>
        <w:pStyle w:val="CommentText"/>
      </w:pPr>
      <w:r>
        <w:rPr>
          <w:rStyle w:val="CommentReference"/>
        </w:rPr>
        <w:annotationRef/>
      </w:r>
      <w:r>
        <w:t>Give more detail about training - how exactly was it performed.  How were hyperparameters managed.  What was the condition for stopping training - you need to communicate how the experiment was actually done so others can replicate and also see how fairness was maintained</w:t>
      </w:r>
    </w:p>
  </w:comment>
  <w:comment w:id="192" w:author="Christopher McCarthy" w:date="2025-12-08T11:01:00Z" w:initials="CM">
    <w:p w14:paraId="747BDCE2" w14:textId="388E4BAE" w:rsidR="007B17CA" w:rsidRDefault="007B17CA" w:rsidP="007B17CA">
      <w:pPr>
        <w:pStyle w:val="CommentText"/>
      </w:pPr>
      <w:r>
        <w:rPr>
          <w:rStyle w:val="CommentReference"/>
        </w:rPr>
        <w:annotationRef/>
      </w:r>
      <w:r>
        <w:t>What is meant by dilation 1 and 3 - where is this described in your method ?</w:t>
      </w:r>
    </w:p>
  </w:comment>
  <w:comment w:id="193" w:author="Christopher McCarthy" w:date="2025-12-08T11:07:00Z" w:initials="CM">
    <w:p w14:paraId="34151436" w14:textId="77777777" w:rsidR="005C4FB3" w:rsidRDefault="005C4FB3" w:rsidP="005C4FB3">
      <w:pPr>
        <w:pStyle w:val="CommentText"/>
      </w:pPr>
      <w:r>
        <w:rPr>
          <w:rStyle w:val="CommentReference"/>
        </w:rPr>
        <w:annotationRef/>
      </w:r>
      <w:r>
        <w:t>How ?  What does the table show to support this ?</w:t>
      </w:r>
    </w:p>
  </w:comment>
  <w:comment w:id="194" w:author="Christopher McCarthy" w:date="2025-12-08T11:08:00Z" w:initials="CM">
    <w:p w14:paraId="6DF2DD44" w14:textId="77777777" w:rsidR="00C07735" w:rsidRDefault="00C07735" w:rsidP="00C07735">
      <w:pPr>
        <w:pStyle w:val="CommentText"/>
      </w:pPr>
      <w:r>
        <w:rPr>
          <w:rStyle w:val="CommentReference"/>
        </w:rPr>
        <w:annotationRef/>
      </w:r>
      <w:r>
        <w:t xml:space="preserve">How so ?  What is the basis of this observation ? </w:t>
      </w:r>
    </w:p>
  </w:comment>
  <w:comment w:id="195" w:author="Christopher McCarthy" w:date="2025-12-08T11:09:00Z" w:initials="CM">
    <w:p w14:paraId="2930A079" w14:textId="77777777" w:rsidR="009F5AE1" w:rsidRDefault="009F5AE1" w:rsidP="009F5AE1">
      <w:pPr>
        <w:pStyle w:val="CommentText"/>
      </w:pPr>
      <w:r>
        <w:rPr>
          <w:rStyle w:val="CommentReference"/>
        </w:rPr>
        <w:annotationRef/>
      </w:r>
      <w:r>
        <w:t>What is “this” ?  What is it that shows generslisability.  You’re not making any real effort to highlight the evidence that actually shows this</w:t>
      </w:r>
    </w:p>
  </w:comment>
  <w:comment w:id="196" w:author="Christopher McCarthy" w:date="2025-12-08T11:14:00Z" w:initials="CM">
    <w:p w14:paraId="6BB3CCD0" w14:textId="77777777" w:rsidR="00E41D12" w:rsidRDefault="00E41D12" w:rsidP="00E41D12">
      <w:pPr>
        <w:pStyle w:val="CommentText"/>
      </w:pPr>
      <w:r>
        <w:rPr>
          <w:rStyle w:val="CommentReference"/>
        </w:rPr>
        <w:annotationRef/>
      </w:r>
      <w:r>
        <w:t>I am not quite following this - I think you’re trying to make some deeper points here, but before you do that, you need to just bring the reader’s attention to what is showing the key result - That is a statement that makes clear , from Table 1, why PoseOFF is providing benefit for classification (I know the table shows the accuracy being better, but you do just need to make a clear statement that this is the case, which you haven’t</w:t>
      </w:r>
    </w:p>
  </w:comment>
  <w:comment w:id="198" w:author="Christopher McCarthy" w:date="2025-12-08T11:14:00Z" w:initials="CM">
    <w:p w14:paraId="18E85374" w14:textId="77777777" w:rsidR="00DB0275" w:rsidRDefault="00DB0275" w:rsidP="00DB0275">
      <w:pPr>
        <w:pStyle w:val="CommentText"/>
      </w:pPr>
      <w:r>
        <w:rPr>
          <w:rStyle w:val="CommentReference"/>
        </w:rPr>
        <w:annotationRef/>
      </w:r>
      <w:r>
        <w:t>For what ?</w:t>
      </w:r>
    </w:p>
  </w:comment>
  <w:comment w:id="199" w:author="Christopher McCarthy" w:date="2025-12-08T11:15:00Z" w:initials="CM">
    <w:p w14:paraId="06C9845B" w14:textId="77777777" w:rsidR="00DB0275" w:rsidRDefault="00DB0275" w:rsidP="00DB0275">
      <w:pPr>
        <w:pStyle w:val="CommentText"/>
      </w:pPr>
      <w:r>
        <w:rPr>
          <w:rStyle w:val="CommentReference"/>
        </w:rPr>
        <w:annotationRef/>
      </w:r>
      <w:r>
        <w:t>You’ve never explained what this is - it will not be obvious</w:t>
      </w:r>
    </w:p>
  </w:comment>
  <w:comment w:id="202" w:author="Christopher McCarthy" w:date="2025-12-08T11:15:00Z" w:initials="CM">
    <w:p w14:paraId="5C30EC9D" w14:textId="77777777" w:rsidR="00AE44BF" w:rsidRDefault="00AE44BF" w:rsidP="00AE44BF">
      <w:pPr>
        <w:pStyle w:val="CommentText"/>
      </w:pPr>
      <w:r>
        <w:rPr>
          <w:rStyle w:val="CommentReference"/>
        </w:rPr>
        <w:annotationRef/>
      </w:r>
      <w:r>
        <w:t>Always use word “Figure” ie “Figures 3 and 4”</w:t>
      </w:r>
    </w:p>
  </w:comment>
  <w:comment w:id="203" w:author="Christopher McCarthy" w:date="2025-12-08T11:17:00Z" w:initials="CM">
    <w:p w14:paraId="2C5E29AC" w14:textId="77777777" w:rsidR="00F9596B" w:rsidRDefault="00F9596B" w:rsidP="00F9596B">
      <w:pPr>
        <w:pStyle w:val="CommentText"/>
      </w:pPr>
      <w:r>
        <w:rPr>
          <w:rStyle w:val="CommentReference"/>
        </w:rPr>
        <w:annotationRef/>
      </w:r>
      <w:r>
        <w:t>What do you mean by “effectively extracts” - this whole paragraph is a bit vague - surely we are interested in whether the early visual motion cues facilitated earlier prediction of actions at a similar accuracy level to baseline models</w:t>
      </w:r>
    </w:p>
  </w:comment>
  <w:comment w:id="204" w:author="Christopher McCarthy" w:date="2025-12-08T11:22:00Z" w:initials="CM">
    <w:p w14:paraId="5284DD26" w14:textId="77777777" w:rsidR="001164CE" w:rsidRDefault="001164CE" w:rsidP="001164CE">
      <w:pPr>
        <w:pStyle w:val="CommentText"/>
      </w:pPr>
      <w:r>
        <w:rPr>
          <w:rStyle w:val="CommentReference"/>
        </w:rPr>
        <w:annotationRef/>
      </w:r>
      <w:r>
        <w:t xml:space="preserve">This is vague and confusing - we know exactly what role it has - that’s why we are applying it.  You’re describing it as an exploratory thing but really, it’s a straight up benchmarking exercise.  Does the inclusion of visual motion information allow earlier prediction.  An exploration of exactly how it does this is something you could (and should) do for thesis chapter and journal version of this, in which perhaps key frames in the sequence may be identifiable from the visual motion for xpecific actions, but that is not what I think you’re going for here - though its something I’d love to see.  At the moment your results are a little sparse </w:t>
      </w:r>
    </w:p>
  </w:comment>
  <w:comment w:id="205" w:author="Christopher McCarthy" w:date="2025-12-08T11:23:00Z" w:initials="CM">
    <w:p w14:paraId="405C3419" w14:textId="77777777" w:rsidR="00D74567" w:rsidRDefault="009F2963" w:rsidP="00D74567">
      <w:pPr>
        <w:pStyle w:val="CommentText"/>
      </w:pPr>
      <w:r>
        <w:rPr>
          <w:rStyle w:val="CommentReference"/>
        </w:rPr>
        <w:annotationRef/>
      </w:r>
      <w:r w:rsidR="00D74567">
        <w:t xml:space="preserve">How so ?  You have not actually made a clear point as to what they show yet.  You’re putting the cart before the horse.  </w:t>
      </w:r>
    </w:p>
  </w:comment>
  <w:comment w:id="206" w:author="Christopher McCarthy" w:date="2025-12-08T11:25:00Z" w:initials="CM">
    <w:p w14:paraId="3D3FD002" w14:textId="77777777" w:rsidR="00FB0090" w:rsidRDefault="00FB0090" w:rsidP="00FB0090">
      <w:pPr>
        <w:pStyle w:val="CommentText"/>
      </w:pPr>
      <w:r>
        <w:rPr>
          <w:rStyle w:val="CommentReference"/>
        </w:rPr>
        <w:annotationRef/>
      </w:r>
      <w:r>
        <w:t xml:space="preserve">You can refine this - make a clear statement about what these figures show.  Then after explaining that properly, highlight the key observations from these figures, and then from that, make a point as to what these observations appear to indicate about PoseOFF.  </w:t>
      </w:r>
    </w:p>
  </w:comment>
  <w:comment w:id="207" w:author="Christopher McCarthy" w:date="2025-12-08T11:27:00Z" w:initials="CM">
    <w:p w14:paraId="2D8F1FF6" w14:textId="77777777" w:rsidR="00E82715" w:rsidRDefault="00FA44EC" w:rsidP="00E82715">
      <w:pPr>
        <w:pStyle w:val="CommentText"/>
      </w:pPr>
      <w:r>
        <w:rPr>
          <w:rStyle w:val="CommentReference"/>
        </w:rPr>
        <w:annotationRef/>
      </w:r>
      <w:r w:rsidR="00E82715">
        <w:t>This is what you needed to lead with before speculating on what the results mean about PoseOFF</w:t>
      </w:r>
    </w:p>
  </w:comment>
  <w:comment w:id="208" w:author="Christopher McCarthy" w:date="2025-12-08T11:29:00Z" w:initials="CM">
    <w:p w14:paraId="314C823D" w14:textId="77777777" w:rsidR="00E82715" w:rsidRDefault="00E82715" w:rsidP="00E82715">
      <w:pPr>
        <w:pStyle w:val="CommentText"/>
      </w:pPr>
      <w:r>
        <w:rPr>
          <w:rStyle w:val="CommentReference"/>
        </w:rPr>
        <w:annotationRef/>
      </w:r>
      <w:r>
        <w:t>This is an important result but will only be understood if you first properly explain observation ratio, and how exactly you implemented it in your experiments, and why this is an effective metric for addressing your question</w:t>
      </w:r>
    </w:p>
  </w:comment>
  <w:comment w:id="209" w:author="Christopher McCarthy" w:date="2025-12-08T11:31:00Z" w:initials="CM">
    <w:p w14:paraId="437B7D39" w14:textId="77777777" w:rsidR="00CB12E3" w:rsidRDefault="00CB12E3" w:rsidP="00CB12E3">
      <w:pPr>
        <w:pStyle w:val="CommentText"/>
      </w:pPr>
      <w:r>
        <w:rPr>
          <w:rStyle w:val="CommentReference"/>
        </w:rPr>
        <w:annotationRef/>
      </w:r>
      <w:r>
        <w:t>How so ?  Highlight the key oibservations</w:t>
      </w:r>
    </w:p>
  </w:comment>
  <w:comment w:id="210" w:author="Christopher McCarthy" w:date="2025-12-08T11:32:00Z" w:initials="CM">
    <w:p w14:paraId="40FAB823" w14:textId="77777777" w:rsidR="00F10C83" w:rsidRDefault="00F10C83" w:rsidP="00F10C83">
      <w:pPr>
        <w:pStyle w:val="CommentText"/>
      </w:pPr>
      <w:r>
        <w:rPr>
          <w:rStyle w:val="CommentReference"/>
        </w:rPr>
        <w:annotationRef/>
      </w:r>
      <w:r>
        <w:t>This is a vague statement 0 lets keep focussed on the key benefit -  that poseOFF supports earlier prediction of action than the state of the art methods.</w:t>
      </w:r>
    </w:p>
  </w:comment>
  <w:comment w:id="211" w:author="Christopher McCarthy" w:date="2025-12-08T11:37:00Z" w:initials="CM">
    <w:p w14:paraId="63FA12B2" w14:textId="77777777" w:rsidR="005D7615" w:rsidRDefault="005D7615" w:rsidP="005D7615">
      <w:pPr>
        <w:pStyle w:val="CommentText"/>
      </w:pPr>
      <w:r>
        <w:rPr>
          <w:rStyle w:val="CommentReference"/>
        </w:rPr>
        <w:annotationRef/>
      </w:r>
      <w:r>
        <w:t>A very obvious question reviewers will have that you have said nothing about is speed of execution - and related to this - the optical flow method itself.    They will be interested to know what sensitivities may exist about which OF method, or how accurate it must be - and all of this has implications for the accuracy and speed of execution.  You do not need to answer all these questions with your results, but you do need to address the questions and trey and offer as much insight as you can, or flag future research.   I think an absolute must is a comparison of the execution speed of each inference with and without the flow in play - so obviously the inclusion of poseOFF must include both the flow estimation execution time + the inference time using that flow (and anything else that may be needed).    You need to think like a reviewer, and try your best to pre-empt the obvious questions - if you do not acknowledge some of the possible limitations and offer possible mitigation strategies that you will have little chance of being accepted</w:t>
      </w:r>
    </w:p>
  </w:comment>
  <w:comment w:id="213" w:author="Christopher McCarthy" w:date="2025-12-08T11:38:00Z" w:initials="CM">
    <w:p w14:paraId="77D6D1ED" w14:textId="77777777" w:rsidR="00D2449D" w:rsidRDefault="00D2449D" w:rsidP="00D2449D">
      <w:pPr>
        <w:pStyle w:val="CommentText"/>
      </w:pPr>
      <w:r>
        <w:rPr>
          <w:rStyle w:val="CommentReference"/>
        </w:rPr>
        <w:annotationRef/>
      </w:r>
      <w:r>
        <w:t>Is action anticipation about accuracy or about latency (ie number of observed frames) to achieve an accuracy ??</w:t>
      </w:r>
    </w:p>
  </w:comment>
  <w:comment w:id="214" w:author="Christopher McCarthy" w:date="2025-12-08T11:39:00Z" w:initials="CM">
    <w:p w14:paraId="5765FE3A" w14:textId="77777777" w:rsidR="00D2449D" w:rsidRDefault="00D2449D" w:rsidP="00D2449D">
      <w:pPr>
        <w:pStyle w:val="CommentText"/>
      </w:pPr>
      <w:r>
        <w:rPr>
          <w:rStyle w:val="CommentReference"/>
        </w:rPr>
        <w:annotationRef/>
      </w:r>
      <w:r>
        <w:t>More data efficient ?  Compared to what ?  I am not sure what you mean by this statement</w:t>
      </w:r>
    </w:p>
  </w:comment>
  <w:comment w:id="215" w:author="Christopher McCarthy" w:date="2025-12-08T11:40:00Z" w:initials="CM">
    <w:p w14:paraId="0B2DDC2C" w14:textId="77777777" w:rsidR="00D2449D" w:rsidRDefault="00D2449D" w:rsidP="00D2449D">
      <w:pPr>
        <w:pStyle w:val="CommentText"/>
      </w:pPr>
      <w:r>
        <w:rPr>
          <w:rStyle w:val="CommentReference"/>
        </w:rPr>
        <w:annotationRef/>
      </w:r>
      <w:r>
        <w:t>This detail does not belong here</w:t>
      </w:r>
    </w:p>
  </w:comment>
  <w:comment w:id="216" w:author="Christopher McCarthy" w:date="2025-12-08T11:45:00Z" w:initials="CM">
    <w:p w14:paraId="24417C7A" w14:textId="77777777" w:rsidR="003B0753" w:rsidRDefault="003B0753" w:rsidP="003B0753">
      <w:pPr>
        <w:pStyle w:val="CommentText"/>
      </w:pPr>
      <w:r>
        <w:rPr>
          <w:rStyle w:val="CommentReference"/>
        </w:rPr>
        <w:annotationRef/>
      </w:r>
      <w:r>
        <w:t>This is too implementation focussed for future work - not very exciting !  I think the much more obvious future work is to properly explore the sensitivity of the optical flow method choice, and how accurate it must be to support these benefits.  Showing that a fast and perhaps less accurate method can be applied with little impact on the demonstrated benefits would alleviate concerns that optical flow is too computationally expensive for real-time.   Also - exploring what action predictions are  benefited  more or less from this would offer further insights as to when it is likely to offer benefits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20F3DB" w15:done="0"/>
  <w15:commentEx w15:paraId="738B8F0F" w15:done="0"/>
  <w15:commentEx w15:paraId="4633D151" w15:done="0"/>
  <w15:commentEx w15:paraId="0A66F45A" w15:done="0"/>
  <w15:commentEx w15:paraId="77DE7F81" w15:done="0"/>
  <w15:commentEx w15:paraId="3E151323" w15:done="0"/>
  <w15:commentEx w15:paraId="3E788A6C" w15:done="0"/>
  <w15:commentEx w15:paraId="45823597" w15:done="0"/>
  <w15:commentEx w15:paraId="3C4F6363" w15:done="0"/>
  <w15:commentEx w15:paraId="3EBE2A57" w15:done="0"/>
  <w15:commentEx w15:paraId="065B468D" w15:done="0"/>
  <w15:commentEx w15:paraId="08A11D71" w15:done="0"/>
  <w15:commentEx w15:paraId="4013295A" w15:done="0"/>
  <w15:commentEx w15:paraId="304B0485" w15:done="0"/>
  <w15:commentEx w15:paraId="50C1953F" w15:done="0"/>
  <w15:commentEx w15:paraId="4B0B07AF" w15:done="0"/>
  <w15:commentEx w15:paraId="065DF0CE" w15:done="0"/>
  <w15:commentEx w15:paraId="67BCDF37" w15:done="0"/>
  <w15:commentEx w15:paraId="273BD17B" w15:done="0"/>
  <w15:commentEx w15:paraId="344CFCB1" w15:done="0"/>
  <w15:commentEx w15:paraId="7048D266" w15:done="0"/>
  <w15:commentEx w15:paraId="31ADB77A" w15:done="0"/>
  <w15:commentEx w15:paraId="638AF984" w15:paraIdParent="31ADB77A" w15:done="0"/>
  <w15:commentEx w15:paraId="4B6B2AA6" w15:done="0"/>
  <w15:commentEx w15:paraId="072AFA0B" w15:done="0"/>
  <w15:commentEx w15:paraId="0B4B5BFA" w15:done="0"/>
  <w15:commentEx w15:paraId="16FEB9DD" w15:done="0"/>
  <w15:commentEx w15:paraId="74EF5251" w15:done="0"/>
  <w15:commentEx w15:paraId="747BDCE2" w15:done="0"/>
  <w15:commentEx w15:paraId="34151436" w15:done="0"/>
  <w15:commentEx w15:paraId="6DF2DD44" w15:done="0"/>
  <w15:commentEx w15:paraId="2930A079" w15:done="0"/>
  <w15:commentEx w15:paraId="6BB3CCD0" w15:done="0"/>
  <w15:commentEx w15:paraId="18E85374" w15:done="0"/>
  <w15:commentEx w15:paraId="06C9845B" w15:done="0"/>
  <w15:commentEx w15:paraId="5C30EC9D" w15:done="0"/>
  <w15:commentEx w15:paraId="2C5E29AC" w15:done="0"/>
  <w15:commentEx w15:paraId="5284DD26" w15:done="0"/>
  <w15:commentEx w15:paraId="405C3419" w15:done="0"/>
  <w15:commentEx w15:paraId="3D3FD002" w15:done="0"/>
  <w15:commentEx w15:paraId="2D8F1FF6" w15:done="0"/>
  <w15:commentEx w15:paraId="314C823D" w15:done="0"/>
  <w15:commentEx w15:paraId="437B7D39" w15:done="0"/>
  <w15:commentEx w15:paraId="40FAB823" w15:done="0"/>
  <w15:commentEx w15:paraId="63FA12B2" w15:done="0"/>
  <w15:commentEx w15:paraId="77D6D1ED" w15:done="0"/>
  <w15:commentEx w15:paraId="5765FE3A" w15:done="0"/>
  <w15:commentEx w15:paraId="0B2DDC2C" w15:done="0"/>
  <w15:commentEx w15:paraId="24417C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CC918D" w16cex:dateUtc="2025-12-07T22:21:00Z"/>
  <w16cex:commentExtensible w16cex:durableId="2AF48FC7" w16cex:dateUtc="2025-12-07T22:22:00Z"/>
  <w16cex:commentExtensible w16cex:durableId="739192EB" w16cex:dateUtc="2025-12-07T22:30:00Z"/>
  <w16cex:commentExtensible w16cex:durableId="05843EBD" w16cex:dateUtc="2025-12-07T22:18:00Z"/>
  <w16cex:commentExtensible w16cex:durableId="561C8CE1" w16cex:dateUtc="2025-12-07T22:17:00Z"/>
  <w16cex:commentExtensible w16cex:durableId="4BEE9A58" w16cex:dateUtc="2025-12-07T22:38:00Z"/>
  <w16cex:commentExtensible w16cex:durableId="096E5547" w16cex:dateUtc="2025-12-07T22:54:00Z"/>
  <w16cex:commentExtensible w16cex:durableId="06BB7162" w16cex:dateUtc="2025-12-07T22:54:00Z"/>
  <w16cex:commentExtensible w16cex:durableId="6992117A" w16cex:dateUtc="2025-12-07T23:00:00Z"/>
  <w16cex:commentExtensible w16cex:durableId="46C412EF" w16cex:dateUtc="2025-12-07T23:02:00Z"/>
  <w16cex:commentExtensible w16cex:durableId="032C67B5" w16cex:dateUtc="2025-12-07T23:09:00Z"/>
  <w16cex:commentExtensible w16cex:durableId="4FB28B7B" w16cex:dateUtc="2025-12-07T23:16:00Z"/>
  <w16cex:commentExtensible w16cex:durableId="3908979F" w16cex:dateUtc="2025-12-07T23:40:00Z"/>
  <w16cex:commentExtensible w16cex:durableId="66F8594F" w16cex:dateUtc="2025-12-07T23:19:00Z"/>
  <w16cex:commentExtensible w16cex:durableId="0A1D9A8B" w16cex:dateUtc="2025-12-07T23:23:00Z"/>
  <w16cex:commentExtensible w16cex:durableId="61980917" w16cex:dateUtc="2025-12-07T23:49:00Z"/>
  <w16cex:commentExtensible w16cex:durableId="01FED171" w16cex:dateUtc="2025-12-07T23:25:00Z"/>
  <w16cex:commentExtensible w16cex:durableId="3AABC486" w16cex:dateUtc="2025-12-07T23:29:00Z"/>
  <w16cex:commentExtensible w16cex:durableId="173FD43B" w16cex:dateUtc="2025-12-07T23:31:00Z"/>
  <w16cex:commentExtensible w16cex:durableId="4D6A451D" w16cex:dateUtc="2025-12-07T23:43:00Z"/>
  <w16cex:commentExtensible w16cex:durableId="16DAF39D" w16cex:dateUtc="2025-12-07T23:44:00Z"/>
  <w16cex:commentExtensible w16cex:durableId="0B5E9D23" w16cex:dateUtc="2025-12-08T00:02:00Z"/>
  <w16cex:commentExtensible w16cex:durableId="5D7DFA30" w16cex:dateUtc="2025-12-08T00:02:00Z"/>
  <w16cex:commentExtensible w16cex:durableId="3EB7F190" w16cex:dateUtc="2025-12-07T23:51:00Z"/>
  <w16cex:commentExtensible w16cex:durableId="1E8D2206" w16cex:dateUtc="2025-12-07T23:58:00Z"/>
  <w16cex:commentExtensible w16cex:durableId="36E92602" w16cex:dateUtc="2025-12-07T23:52:00Z"/>
  <w16cex:commentExtensible w16cex:durableId="311258F3" w16cex:dateUtc="2025-12-08T00:00:00Z"/>
  <w16cex:commentExtensible w16cex:durableId="4CFFB539" w16cex:dateUtc="2025-12-08T00:06:00Z"/>
  <w16cex:commentExtensible w16cex:durableId="7A487D7C" w16cex:dateUtc="2025-12-08T00:01:00Z"/>
  <w16cex:commentExtensible w16cex:durableId="4EAC3F7E" w16cex:dateUtc="2025-12-08T00:07:00Z"/>
  <w16cex:commentExtensible w16cex:durableId="1B7B1307" w16cex:dateUtc="2025-12-08T00:08:00Z"/>
  <w16cex:commentExtensible w16cex:durableId="57F32018" w16cex:dateUtc="2025-12-08T00:09:00Z"/>
  <w16cex:commentExtensible w16cex:durableId="43435A79" w16cex:dateUtc="2025-12-08T00:14:00Z"/>
  <w16cex:commentExtensible w16cex:durableId="5502937F" w16cex:dateUtc="2025-12-08T00:14:00Z"/>
  <w16cex:commentExtensible w16cex:durableId="2CAFEE5E" w16cex:dateUtc="2025-12-08T00:15:00Z"/>
  <w16cex:commentExtensible w16cex:durableId="157E5892" w16cex:dateUtc="2025-12-08T00:15:00Z"/>
  <w16cex:commentExtensible w16cex:durableId="28812914" w16cex:dateUtc="2025-12-08T00:17:00Z"/>
  <w16cex:commentExtensible w16cex:durableId="182153C3" w16cex:dateUtc="2025-12-08T00:22:00Z"/>
  <w16cex:commentExtensible w16cex:durableId="76473B84" w16cex:dateUtc="2025-12-08T00:23:00Z"/>
  <w16cex:commentExtensible w16cex:durableId="4DA54465" w16cex:dateUtc="2025-12-08T00:25:00Z"/>
  <w16cex:commentExtensible w16cex:durableId="23ECD5A9" w16cex:dateUtc="2025-12-08T00:27:00Z"/>
  <w16cex:commentExtensible w16cex:durableId="00D5D97D" w16cex:dateUtc="2025-12-08T00:29:00Z"/>
  <w16cex:commentExtensible w16cex:durableId="22F83B98" w16cex:dateUtc="2025-12-08T00:31:00Z"/>
  <w16cex:commentExtensible w16cex:durableId="5A87955E" w16cex:dateUtc="2025-12-08T00:32:00Z"/>
  <w16cex:commentExtensible w16cex:durableId="5AA0066E" w16cex:dateUtc="2025-12-08T00:37:00Z"/>
  <w16cex:commentExtensible w16cex:durableId="7D0755B8" w16cex:dateUtc="2025-12-08T00:38:00Z"/>
  <w16cex:commentExtensible w16cex:durableId="345D8C6C" w16cex:dateUtc="2025-12-08T00:39:00Z"/>
  <w16cex:commentExtensible w16cex:durableId="3896B7E9" w16cex:dateUtc="2025-12-08T00:40:00Z"/>
  <w16cex:commentExtensible w16cex:durableId="6BD2A400" w16cex:dateUtc="2025-12-08T00: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20F3DB" w16cid:durableId="2CCC918D"/>
  <w16cid:commentId w16cid:paraId="738B8F0F" w16cid:durableId="2AF48FC7"/>
  <w16cid:commentId w16cid:paraId="4633D151" w16cid:durableId="739192EB"/>
  <w16cid:commentId w16cid:paraId="0A66F45A" w16cid:durableId="05843EBD"/>
  <w16cid:commentId w16cid:paraId="77DE7F81" w16cid:durableId="561C8CE1"/>
  <w16cid:commentId w16cid:paraId="3E151323" w16cid:durableId="4BEE9A58"/>
  <w16cid:commentId w16cid:paraId="3E788A6C" w16cid:durableId="096E5547"/>
  <w16cid:commentId w16cid:paraId="45823597" w16cid:durableId="06BB7162"/>
  <w16cid:commentId w16cid:paraId="3C4F6363" w16cid:durableId="6992117A"/>
  <w16cid:commentId w16cid:paraId="3EBE2A57" w16cid:durableId="46C412EF"/>
  <w16cid:commentId w16cid:paraId="065B468D" w16cid:durableId="032C67B5"/>
  <w16cid:commentId w16cid:paraId="08A11D71" w16cid:durableId="4FB28B7B"/>
  <w16cid:commentId w16cid:paraId="4013295A" w16cid:durableId="3908979F"/>
  <w16cid:commentId w16cid:paraId="304B0485" w16cid:durableId="66F8594F"/>
  <w16cid:commentId w16cid:paraId="50C1953F" w16cid:durableId="0A1D9A8B"/>
  <w16cid:commentId w16cid:paraId="4B0B07AF" w16cid:durableId="61980917"/>
  <w16cid:commentId w16cid:paraId="065DF0CE" w16cid:durableId="01FED171"/>
  <w16cid:commentId w16cid:paraId="67BCDF37" w16cid:durableId="3AABC486"/>
  <w16cid:commentId w16cid:paraId="273BD17B" w16cid:durableId="173FD43B"/>
  <w16cid:commentId w16cid:paraId="344CFCB1" w16cid:durableId="4D6A451D"/>
  <w16cid:commentId w16cid:paraId="7048D266" w16cid:durableId="16DAF39D"/>
  <w16cid:commentId w16cid:paraId="31ADB77A" w16cid:durableId="0B5E9D23"/>
  <w16cid:commentId w16cid:paraId="638AF984" w16cid:durableId="5D7DFA30"/>
  <w16cid:commentId w16cid:paraId="4B6B2AA6" w16cid:durableId="3EB7F190"/>
  <w16cid:commentId w16cid:paraId="072AFA0B" w16cid:durableId="1E8D2206"/>
  <w16cid:commentId w16cid:paraId="0B4B5BFA" w16cid:durableId="36E92602"/>
  <w16cid:commentId w16cid:paraId="16FEB9DD" w16cid:durableId="311258F3"/>
  <w16cid:commentId w16cid:paraId="74EF5251" w16cid:durableId="4CFFB539"/>
  <w16cid:commentId w16cid:paraId="747BDCE2" w16cid:durableId="7A487D7C"/>
  <w16cid:commentId w16cid:paraId="34151436" w16cid:durableId="4EAC3F7E"/>
  <w16cid:commentId w16cid:paraId="6DF2DD44" w16cid:durableId="1B7B1307"/>
  <w16cid:commentId w16cid:paraId="2930A079" w16cid:durableId="57F32018"/>
  <w16cid:commentId w16cid:paraId="6BB3CCD0" w16cid:durableId="43435A79"/>
  <w16cid:commentId w16cid:paraId="18E85374" w16cid:durableId="5502937F"/>
  <w16cid:commentId w16cid:paraId="06C9845B" w16cid:durableId="2CAFEE5E"/>
  <w16cid:commentId w16cid:paraId="5C30EC9D" w16cid:durableId="157E5892"/>
  <w16cid:commentId w16cid:paraId="2C5E29AC" w16cid:durableId="28812914"/>
  <w16cid:commentId w16cid:paraId="5284DD26" w16cid:durableId="182153C3"/>
  <w16cid:commentId w16cid:paraId="405C3419" w16cid:durableId="76473B84"/>
  <w16cid:commentId w16cid:paraId="3D3FD002" w16cid:durableId="4DA54465"/>
  <w16cid:commentId w16cid:paraId="2D8F1FF6" w16cid:durableId="23ECD5A9"/>
  <w16cid:commentId w16cid:paraId="314C823D" w16cid:durableId="00D5D97D"/>
  <w16cid:commentId w16cid:paraId="437B7D39" w16cid:durableId="22F83B98"/>
  <w16cid:commentId w16cid:paraId="40FAB823" w16cid:durableId="5A87955E"/>
  <w16cid:commentId w16cid:paraId="63FA12B2" w16cid:durableId="5AA0066E"/>
  <w16cid:commentId w16cid:paraId="77D6D1ED" w16cid:durableId="7D0755B8"/>
  <w16cid:commentId w16cid:paraId="5765FE3A" w16cid:durableId="345D8C6C"/>
  <w16cid:commentId w16cid:paraId="0B2DDC2C" w16cid:durableId="3896B7E9"/>
  <w16cid:commentId w16cid:paraId="24417C7A" w16cid:durableId="6BD2A4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EE12D" w14:textId="77777777" w:rsidR="00F37653" w:rsidRDefault="00F37653" w:rsidP="00F37653">
      <w:r>
        <w:separator/>
      </w:r>
    </w:p>
  </w:endnote>
  <w:endnote w:type="continuationSeparator" w:id="0">
    <w:p w14:paraId="182DBDBE" w14:textId="77777777" w:rsidR="00F37653" w:rsidRDefault="00F37653" w:rsidP="00F376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Garamond">
    <w:altName w:val="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7638B" w14:textId="77777777" w:rsidR="00F37653" w:rsidRDefault="00F37653" w:rsidP="00F37653">
      <w:r>
        <w:separator/>
      </w:r>
    </w:p>
  </w:footnote>
  <w:footnote w:type="continuationSeparator" w:id="0">
    <w:p w14:paraId="7A651716" w14:textId="77777777" w:rsidR="00F37653" w:rsidRDefault="00F37653" w:rsidP="00F376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27EA3" w14:textId="0A171054" w:rsidR="00F37653" w:rsidRDefault="00F37653">
    <w:pPr>
      <w:pStyle w:val="Header"/>
    </w:pPr>
    <w:r>
      <w:rPr>
        <w:noProof/>
      </w:rPr>
      <mc:AlternateContent>
        <mc:Choice Requires="wps">
          <w:drawing>
            <wp:anchor distT="0" distB="0" distL="0" distR="0" simplePos="0" relativeHeight="251659264" behindDoc="0" locked="0" layoutInCell="1" allowOverlap="1" wp14:anchorId="31DA2CF3" wp14:editId="14530493">
              <wp:simplePos x="635" y="635"/>
              <wp:positionH relativeFrom="page">
                <wp:align>left</wp:align>
              </wp:positionH>
              <wp:positionV relativeFrom="page">
                <wp:align>top</wp:align>
              </wp:positionV>
              <wp:extent cx="763270" cy="376555"/>
              <wp:effectExtent l="0" t="0" r="17780" b="4445"/>
              <wp:wrapNone/>
              <wp:docPr id="1684454088"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376555"/>
                      </a:xfrm>
                      <a:prstGeom prst="rect">
                        <a:avLst/>
                      </a:prstGeom>
                      <a:noFill/>
                      <a:ln>
                        <a:noFill/>
                      </a:ln>
                    </wps:spPr>
                    <wps:txbx>
                      <w:txbxContent>
                        <w:p w14:paraId="4A8370DC" w14:textId="2F8D916C" w:rsidR="00F37653" w:rsidRPr="00F37653" w:rsidRDefault="00F37653" w:rsidP="00F37653">
                          <w:pPr>
                            <w:rPr>
                              <w:rFonts w:ascii="Aptos" w:eastAsia="Aptos" w:hAnsi="Aptos" w:cs="Aptos"/>
                              <w:noProof/>
                              <w:color w:val="000000"/>
                              <w:sz w:val="24"/>
                              <w:szCs w:val="24"/>
                            </w:rPr>
                          </w:pPr>
                          <w:r w:rsidRPr="00F37653">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1DA2CF3" id="_x0000_t202" coordsize="21600,21600" o:spt="202" path="m,l,21600r21600,l21600,xe">
              <v:stroke joinstyle="miter"/>
              <v:path gradientshapeok="t" o:connecttype="rect"/>
            </v:shapetype>
            <v:shape id="Text Box 2" o:spid="_x0000_s1026" type="#_x0000_t202" alt="Internal" style="position:absolute;margin-left:0;margin-top:0;width:60.1pt;height:29.6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" filled="f" stroked="f">
              <v:fill o:detectmouseclick="t"/>
              <v:textbox style="mso-fit-shape-to-text:t" inset="20pt,15pt,0,0">
                <w:txbxContent>
                  <w:p w14:paraId="4A8370DC" w14:textId="2F8D916C" w:rsidR="00F37653" w:rsidRPr="00F37653" w:rsidRDefault="00F37653" w:rsidP="00F37653">
                    <w:pPr>
                      <w:rPr>
                        <w:rFonts w:ascii="Aptos" w:eastAsia="Aptos" w:hAnsi="Aptos" w:cs="Aptos"/>
                        <w:noProof/>
                        <w:color w:val="000000"/>
                        <w:sz w:val="24"/>
                        <w:szCs w:val="24"/>
                      </w:rPr>
                    </w:pPr>
                    <w:r w:rsidRPr="00F37653">
                      <w:rPr>
                        <w:rFonts w:ascii="Aptos" w:eastAsia="Aptos" w:hAnsi="Aptos" w:cs="Aptos"/>
                        <w:noProof/>
                        <w:color w:val="000000"/>
                        <w:sz w:val="24"/>
                        <w:szCs w:val="24"/>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49369" w14:textId="592883CE" w:rsidR="00F37653" w:rsidRDefault="00F37653">
    <w:pPr>
      <w:pStyle w:val="Header"/>
    </w:pPr>
    <w:r>
      <w:rPr>
        <w:noProof/>
      </w:rPr>
      <mc:AlternateContent>
        <mc:Choice Requires="wps">
          <w:drawing>
            <wp:anchor distT="0" distB="0" distL="0" distR="0" simplePos="0" relativeHeight="251660288" behindDoc="0" locked="0" layoutInCell="1" allowOverlap="1" wp14:anchorId="02556841" wp14:editId="03909934">
              <wp:simplePos x="635" y="635"/>
              <wp:positionH relativeFrom="page">
                <wp:align>left</wp:align>
              </wp:positionH>
              <wp:positionV relativeFrom="page">
                <wp:align>top</wp:align>
              </wp:positionV>
              <wp:extent cx="763270" cy="376555"/>
              <wp:effectExtent l="0" t="0" r="17780" b="4445"/>
              <wp:wrapNone/>
              <wp:docPr id="2068760935"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376555"/>
                      </a:xfrm>
                      <a:prstGeom prst="rect">
                        <a:avLst/>
                      </a:prstGeom>
                      <a:noFill/>
                      <a:ln>
                        <a:noFill/>
                      </a:ln>
                    </wps:spPr>
                    <wps:txbx>
                      <w:txbxContent>
                        <w:p w14:paraId="0974CB7E" w14:textId="60AF5F43" w:rsidR="00F37653" w:rsidRPr="00F37653" w:rsidRDefault="00F37653" w:rsidP="00F37653">
                          <w:pPr>
                            <w:rPr>
                              <w:rFonts w:ascii="Aptos" w:eastAsia="Aptos" w:hAnsi="Aptos" w:cs="Aptos"/>
                              <w:noProof/>
                              <w:color w:val="000000"/>
                              <w:sz w:val="24"/>
                              <w:szCs w:val="24"/>
                            </w:rPr>
                          </w:pPr>
                          <w:r w:rsidRPr="00F37653">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2556841" id="_x0000_t202" coordsize="21600,21600" o:spt="202" path="m,l,21600r21600,l21600,xe">
              <v:stroke joinstyle="miter"/>
              <v:path gradientshapeok="t" o:connecttype="rect"/>
            </v:shapetype>
            <v:shape id="Text Box 3" o:spid="_x0000_s1027" type="#_x0000_t202" alt="Internal" style="position:absolute;margin-left:0;margin-top:0;width:60.1pt;height:29.6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" filled="f" stroked="f">
              <v:fill o:detectmouseclick="t"/>
              <v:textbox style="mso-fit-shape-to-text:t" inset="20pt,15pt,0,0">
                <w:txbxContent>
                  <w:p w14:paraId="0974CB7E" w14:textId="60AF5F43" w:rsidR="00F37653" w:rsidRPr="00F37653" w:rsidRDefault="00F37653" w:rsidP="00F37653">
                    <w:pPr>
                      <w:rPr>
                        <w:rFonts w:ascii="Aptos" w:eastAsia="Aptos" w:hAnsi="Aptos" w:cs="Aptos"/>
                        <w:noProof/>
                        <w:color w:val="000000"/>
                        <w:sz w:val="24"/>
                        <w:szCs w:val="24"/>
                      </w:rPr>
                    </w:pPr>
                    <w:r w:rsidRPr="00F37653">
                      <w:rPr>
                        <w:rFonts w:ascii="Aptos" w:eastAsia="Aptos" w:hAnsi="Aptos" w:cs="Aptos"/>
                        <w:noProof/>
                        <w:color w:val="000000"/>
                        <w:sz w:val="24"/>
                        <w:szCs w:val="24"/>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FE7F4" w14:textId="23E4B4E9" w:rsidR="00F37653" w:rsidRDefault="00F37653">
    <w:pPr>
      <w:pStyle w:val="Header"/>
    </w:pPr>
    <w:r>
      <w:rPr>
        <w:noProof/>
      </w:rPr>
      <mc:AlternateContent>
        <mc:Choice Requires="wps">
          <w:drawing>
            <wp:anchor distT="0" distB="0" distL="0" distR="0" simplePos="0" relativeHeight="251658240" behindDoc="0" locked="0" layoutInCell="1" allowOverlap="1" wp14:anchorId="17FD039F" wp14:editId="21F599CC">
              <wp:simplePos x="635" y="635"/>
              <wp:positionH relativeFrom="page">
                <wp:align>left</wp:align>
              </wp:positionH>
              <wp:positionV relativeFrom="page">
                <wp:align>top</wp:align>
              </wp:positionV>
              <wp:extent cx="763270" cy="376555"/>
              <wp:effectExtent l="0" t="0" r="17780" b="4445"/>
              <wp:wrapNone/>
              <wp:docPr id="241832591"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376555"/>
                      </a:xfrm>
                      <a:prstGeom prst="rect">
                        <a:avLst/>
                      </a:prstGeom>
                      <a:noFill/>
                      <a:ln>
                        <a:noFill/>
                      </a:ln>
                    </wps:spPr>
                    <wps:txbx>
                      <w:txbxContent>
                        <w:p w14:paraId="6D49C242" w14:textId="41AE5663" w:rsidR="00F37653" w:rsidRPr="00F37653" w:rsidRDefault="00F37653" w:rsidP="00F37653">
                          <w:pPr>
                            <w:rPr>
                              <w:rFonts w:ascii="Aptos" w:eastAsia="Aptos" w:hAnsi="Aptos" w:cs="Aptos"/>
                              <w:noProof/>
                              <w:color w:val="000000"/>
                              <w:sz w:val="24"/>
                              <w:szCs w:val="24"/>
                            </w:rPr>
                          </w:pPr>
                          <w:r w:rsidRPr="00F37653">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7FD039F" id="_x0000_t202" coordsize="21600,21600" o:spt="202" path="m,l,21600r21600,l21600,xe">
              <v:stroke joinstyle="miter"/>
              <v:path gradientshapeok="t" o:connecttype="rect"/>
            </v:shapetype>
            <v:shape id="Text Box 1" o:spid="_x0000_s1028" type="#_x0000_t202" alt="Internal" style="position:absolute;margin-left:0;margin-top:0;width:60.1pt;height:29.6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" filled="f" stroked="f">
              <v:fill o:detectmouseclick="t"/>
              <v:textbox style="mso-fit-shape-to-text:t" inset="20pt,15pt,0,0">
                <w:txbxContent>
                  <w:p w14:paraId="6D49C242" w14:textId="41AE5663" w:rsidR="00F37653" w:rsidRPr="00F37653" w:rsidRDefault="00F37653" w:rsidP="00F37653">
                    <w:pPr>
                      <w:rPr>
                        <w:rFonts w:ascii="Aptos" w:eastAsia="Aptos" w:hAnsi="Aptos" w:cs="Aptos"/>
                        <w:noProof/>
                        <w:color w:val="000000"/>
                        <w:sz w:val="24"/>
                        <w:szCs w:val="24"/>
                      </w:rPr>
                    </w:pPr>
                    <w:r w:rsidRPr="00F37653">
                      <w:rPr>
                        <w:rFonts w:ascii="Aptos" w:eastAsia="Aptos" w:hAnsi="Aptos" w:cs="Aptos"/>
                        <w:noProof/>
                        <w:color w:val="000000"/>
                        <w:sz w:val="24"/>
                        <w:szCs w:val="24"/>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A452F"/>
    <w:multiLevelType w:val="hybridMultilevel"/>
    <w:tmpl w:val="B43C05E0"/>
    <w:lvl w:ilvl="0" w:tplc="A53C8D98">
      <w:start w:val="1"/>
      <w:numFmt w:val="decimal"/>
      <w:lvlText w:val="[%1]"/>
      <w:lvlJc w:val="left"/>
      <w:pPr>
        <w:ind w:left="730" w:hanging="432"/>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6C94EFF2">
      <w:numFmt w:val="bullet"/>
      <w:lvlText w:val="•"/>
      <w:lvlJc w:val="left"/>
      <w:pPr>
        <w:ind w:left="1213" w:hanging="432"/>
      </w:pPr>
      <w:rPr>
        <w:rFonts w:hint="default"/>
        <w:lang w:val="en-US" w:eastAsia="en-US" w:bidi="ar-SA"/>
      </w:rPr>
    </w:lvl>
    <w:lvl w:ilvl="2" w:tplc="A52859A6">
      <w:numFmt w:val="bullet"/>
      <w:lvlText w:val="•"/>
      <w:lvlJc w:val="left"/>
      <w:pPr>
        <w:ind w:left="1687" w:hanging="432"/>
      </w:pPr>
      <w:rPr>
        <w:rFonts w:hint="default"/>
        <w:lang w:val="en-US" w:eastAsia="en-US" w:bidi="ar-SA"/>
      </w:rPr>
    </w:lvl>
    <w:lvl w:ilvl="3" w:tplc="AF9C954E">
      <w:numFmt w:val="bullet"/>
      <w:lvlText w:val="•"/>
      <w:lvlJc w:val="left"/>
      <w:pPr>
        <w:ind w:left="2161" w:hanging="432"/>
      </w:pPr>
      <w:rPr>
        <w:rFonts w:hint="default"/>
        <w:lang w:val="en-US" w:eastAsia="en-US" w:bidi="ar-SA"/>
      </w:rPr>
    </w:lvl>
    <w:lvl w:ilvl="4" w:tplc="4AECD55A">
      <w:numFmt w:val="bullet"/>
      <w:lvlText w:val="•"/>
      <w:lvlJc w:val="left"/>
      <w:pPr>
        <w:ind w:left="2635" w:hanging="432"/>
      </w:pPr>
      <w:rPr>
        <w:rFonts w:hint="default"/>
        <w:lang w:val="en-US" w:eastAsia="en-US" w:bidi="ar-SA"/>
      </w:rPr>
    </w:lvl>
    <w:lvl w:ilvl="5" w:tplc="9590458C">
      <w:numFmt w:val="bullet"/>
      <w:lvlText w:val="•"/>
      <w:lvlJc w:val="left"/>
      <w:pPr>
        <w:ind w:left="3109" w:hanging="432"/>
      </w:pPr>
      <w:rPr>
        <w:rFonts w:hint="default"/>
        <w:lang w:val="en-US" w:eastAsia="en-US" w:bidi="ar-SA"/>
      </w:rPr>
    </w:lvl>
    <w:lvl w:ilvl="6" w:tplc="89261C68">
      <w:numFmt w:val="bullet"/>
      <w:lvlText w:val="•"/>
      <w:lvlJc w:val="left"/>
      <w:pPr>
        <w:ind w:left="3583" w:hanging="432"/>
      </w:pPr>
      <w:rPr>
        <w:rFonts w:hint="default"/>
        <w:lang w:val="en-US" w:eastAsia="en-US" w:bidi="ar-SA"/>
      </w:rPr>
    </w:lvl>
    <w:lvl w:ilvl="7" w:tplc="2E5E4D96">
      <w:numFmt w:val="bullet"/>
      <w:lvlText w:val="•"/>
      <w:lvlJc w:val="left"/>
      <w:pPr>
        <w:ind w:left="4057" w:hanging="432"/>
      </w:pPr>
      <w:rPr>
        <w:rFonts w:hint="default"/>
        <w:lang w:val="en-US" w:eastAsia="en-US" w:bidi="ar-SA"/>
      </w:rPr>
    </w:lvl>
    <w:lvl w:ilvl="8" w:tplc="CC402784">
      <w:numFmt w:val="bullet"/>
      <w:lvlText w:val="•"/>
      <w:lvlJc w:val="left"/>
      <w:pPr>
        <w:ind w:left="4531" w:hanging="432"/>
      </w:pPr>
      <w:rPr>
        <w:rFonts w:hint="default"/>
        <w:lang w:val="en-US" w:eastAsia="en-US" w:bidi="ar-SA"/>
      </w:rPr>
    </w:lvl>
  </w:abstractNum>
  <w:abstractNum w:abstractNumId="1" w15:restartNumberingAfterBreak="0">
    <w:nsid w:val="4312412D"/>
    <w:multiLevelType w:val="hybridMultilevel"/>
    <w:tmpl w:val="3BFC853E"/>
    <w:lvl w:ilvl="0" w:tplc="0D8CFCE8">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D72073A2">
      <w:numFmt w:val="bullet"/>
      <w:lvlText w:val="•"/>
      <w:lvlJc w:val="left"/>
      <w:pPr>
        <w:ind w:left="2526" w:hanging="236"/>
      </w:pPr>
      <w:rPr>
        <w:rFonts w:hint="default"/>
        <w:lang w:val="en-US" w:eastAsia="en-US" w:bidi="ar-SA"/>
      </w:rPr>
    </w:lvl>
    <w:lvl w:ilvl="2" w:tplc="6A0A9A44">
      <w:numFmt w:val="bullet"/>
      <w:lvlText w:val="•"/>
      <w:lvlJc w:val="left"/>
      <w:pPr>
        <w:ind w:left="2832" w:hanging="236"/>
      </w:pPr>
      <w:rPr>
        <w:rFonts w:hint="default"/>
        <w:lang w:val="en-US" w:eastAsia="en-US" w:bidi="ar-SA"/>
      </w:rPr>
    </w:lvl>
    <w:lvl w:ilvl="3" w:tplc="B27E0C16">
      <w:numFmt w:val="bullet"/>
      <w:lvlText w:val="•"/>
      <w:lvlJc w:val="left"/>
      <w:pPr>
        <w:ind w:left="3138" w:hanging="236"/>
      </w:pPr>
      <w:rPr>
        <w:rFonts w:hint="default"/>
        <w:lang w:val="en-US" w:eastAsia="en-US" w:bidi="ar-SA"/>
      </w:rPr>
    </w:lvl>
    <w:lvl w:ilvl="4" w:tplc="F296FE1C">
      <w:numFmt w:val="bullet"/>
      <w:lvlText w:val="•"/>
      <w:lvlJc w:val="left"/>
      <w:pPr>
        <w:ind w:left="3444" w:hanging="236"/>
      </w:pPr>
      <w:rPr>
        <w:rFonts w:hint="default"/>
        <w:lang w:val="en-US" w:eastAsia="en-US" w:bidi="ar-SA"/>
      </w:rPr>
    </w:lvl>
    <w:lvl w:ilvl="5" w:tplc="2822EB12">
      <w:numFmt w:val="bullet"/>
      <w:lvlText w:val="•"/>
      <w:lvlJc w:val="left"/>
      <w:pPr>
        <w:ind w:left="3750" w:hanging="236"/>
      </w:pPr>
      <w:rPr>
        <w:rFonts w:hint="default"/>
        <w:lang w:val="en-US" w:eastAsia="en-US" w:bidi="ar-SA"/>
      </w:rPr>
    </w:lvl>
    <w:lvl w:ilvl="6" w:tplc="9A0EA94E">
      <w:numFmt w:val="bullet"/>
      <w:lvlText w:val="•"/>
      <w:lvlJc w:val="left"/>
      <w:pPr>
        <w:ind w:left="4056" w:hanging="236"/>
      </w:pPr>
      <w:rPr>
        <w:rFonts w:hint="default"/>
        <w:lang w:val="en-US" w:eastAsia="en-US" w:bidi="ar-SA"/>
      </w:rPr>
    </w:lvl>
    <w:lvl w:ilvl="7" w:tplc="8E4EB76E">
      <w:numFmt w:val="bullet"/>
      <w:lvlText w:val="•"/>
      <w:lvlJc w:val="left"/>
      <w:pPr>
        <w:ind w:left="4362" w:hanging="236"/>
      </w:pPr>
      <w:rPr>
        <w:rFonts w:hint="default"/>
        <w:lang w:val="en-US" w:eastAsia="en-US" w:bidi="ar-SA"/>
      </w:rPr>
    </w:lvl>
    <w:lvl w:ilvl="8" w:tplc="82BC0B40">
      <w:numFmt w:val="bullet"/>
      <w:lvlText w:val="•"/>
      <w:lvlJc w:val="left"/>
      <w:pPr>
        <w:ind w:left="4668" w:hanging="236"/>
      </w:pPr>
      <w:rPr>
        <w:rFonts w:hint="default"/>
        <w:lang w:val="en-US" w:eastAsia="en-US" w:bidi="ar-SA"/>
      </w:rPr>
    </w:lvl>
  </w:abstractNum>
  <w:abstractNum w:abstractNumId="2" w15:restartNumberingAfterBreak="0">
    <w:nsid w:val="52827DDE"/>
    <w:multiLevelType w:val="hybridMultilevel"/>
    <w:tmpl w:val="1BB451E2"/>
    <w:lvl w:ilvl="0" w:tplc="D3167590">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8D709E3C">
      <w:numFmt w:val="bullet"/>
      <w:lvlText w:val="•"/>
      <w:lvlJc w:val="left"/>
      <w:pPr>
        <w:ind w:left="979" w:hanging="272"/>
      </w:pPr>
      <w:rPr>
        <w:rFonts w:hint="default"/>
        <w:lang w:val="en-US" w:eastAsia="en-US" w:bidi="ar-SA"/>
      </w:rPr>
    </w:lvl>
    <w:lvl w:ilvl="2" w:tplc="D7069808">
      <w:numFmt w:val="bullet"/>
      <w:lvlText w:val="•"/>
      <w:lvlJc w:val="left"/>
      <w:pPr>
        <w:ind w:left="1479" w:hanging="272"/>
      </w:pPr>
      <w:rPr>
        <w:rFonts w:hint="default"/>
        <w:lang w:val="en-US" w:eastAsia="en-US" w:bidi="ar-SA"/>
      </w:rPr>
    </w:lvl>
    <w:lvl w:ilvl="3" w:tplc="E40E79C8">
      <w:numFmt w:val="bullet"/>
      <w:lvlText w:val="•"/>
      <w:lvlJc w:val="left"/>
      <w:pPr>
        <w:ind w:left="1979" w:hanging="272"/>
      </w:pPr>
      <w:rPr>
        <w:rFonts w:hint="default"/>
        <w:lang w:val="en-US" w:eastAsia="en-US" w:bidi="ar-SA"/>
      </w:rPr>
    </w:lvl>
    <w:lvl w:ilvl="4" w:tplc="90EC383A">
      <w:numFmt w:val="bullet"/>
      <w:lvlText w:val="•"/>
      <w:lvlJc w:val="left"/>
      <w:pPr>
        <w:ind w:left="2479" w:hanging="272"/>
      </w:pPr>
      <w:rPr>
        <w:rFonts w:hint="default"/>
        <w:lang w:val="en-US" w:eastAsia="en-US" w:bidi="ar-SA"/>
      </w:rPr>
    </w:lvl>
    <w:lvl w:ilvl="5" w:tplc="5C78BAA4">
      <w:numFmt w:val="bullet"/>
      <w:lvlText w:val="•"/>
      <w:lvlJc w:val="left"/>
      <w:pPr>
        <w:ind w:left="2979" w:hanging="272"/>
      </w:pPr>
      <w:rPr>
        <w:rFonts w:hint="default"/>
        <w:lang w:val="en-US" w:eastAsia="en-US" w:bidi="ar-SA"/>
      </w:rPr>
    </w:lvl>
    <w:lvl w:ilvl="6" w:tplc="B9FA32C6">
      <w:numFmt w:val="bullet"/>
      <w:lvlText w:val="•"/>
      <w:lvlJc w:val="left"/>
      <w:pPr>
        <w:ind w:left="3479" w:hanging="272"/>
      </w:pPr>
      <w:rPr>
        <w:rFonts w:hint="default"/>
        <w:lang w:val="en-US" w:eastAsia="en-US" w:bidi="ar-SA"/>
      </w:rPr>
    </w:lvl>
    <w:lvl w:ilvl="7" w:tplc="34BC6C80">
      <w:numFmt w:val="bullet"/>
      <w:lvlText w:val="•"/>
      <w:lvlJc w:val="left"/>
      <w:pPr>
        <w:ind w:left="3979" w:hanging="272"/>
      </w:pPr>
      <w:rPr>
        <w:rFonts w:hint="default"/>
        <w:lang w:val="en-US" w:eastAsia="en-US" w:bidi="ar-SA"/>
      </w:rPr>
    </w:lvl>
    <w:lvl w:ilvl="8" w:tplc="CC56749E">
      <w:numFmt w:val="bullet"/>
      <w:lvlText w:val="•"/>
      <w:lvlJc w:val="left"/>
      <w:pPr>
        <w:ind w:left="4479" w:hanging="272"/>
      </w:pPr>
      <w:rPr>
        <w:rFonts w:hint="default"/>
        <w:lang w:val="en-US" w:eastAsia="en-US" w:bidi="ar-SA"/>
      </w:rPr>
    </w:lvl>
  </w:abstractNum>
  <w:abstractNum w:abstractNumId="3" w15:restartNumberingAfterBreak="0">
    <w:nsid w:val="5FA519B7"/>
    <w:multiLevelType w:val="hybridMultilevel"/>
    <w:tmpl w:val="6C5EBEE8"/>
    <w:lvl w:ilvl="0" w:tplc="4ECA042E">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AC3890A0">
      <w:numFmt w:val="bullet"/>
      <w:lvlText w:val="•"/>
      <w:lvlJc w:val="left"/>
      <w:pPr>
        <w:ind w:left="979" w:hanging="272"/>
      </w:pPr>
      <w:rPr>
        <w:rFonts w:hint="default"/>
        <w:lang w:val="en-US" w:eastAsia="en-US" w:bidi="ar-SA"/>
      </w:rPr>
    </w:lvl>
    <w:lvl w:ilvl="2" w:tplc="CA7A589A">
      <w:numFmt w:val="bullet"/>
      <w:lvlText w:val="•"/>
      <w:lvlJc w:val="left"/>
      <w:pPr>
        <w:ind w:left="1479" w:hanging="272"/>
      </w:pPr>
      <w:rPr>
        <w:rFonts w:hint="default"/>
        <w:lang w:val="en-US" w:eastAsia="en-US" w:bidi="ar-SA"/>
      </w:rPr>
    </w:lvl>
    <w:lvl w:ilvl="3" w:tplc="9C2CBB40">
      <w:numFmt w:val="bullet"/>
      <w:lvlText w:val="•"/>
      <w:lvlJc w:val="left"/>
      <w:pPr>
        <w:ind w:left="1979" w:hanging="272"/>
      </w:pPr>
      <w:rPr>
        <w:rFonts w:hint="default"/>
        <w:lang w:val="en-US" w:eastAsia="en-US" w:bidi="ar-SA"/>
      </w:rPr>
    </w:lvl>
    <w:lvl w:ilvl="4" w:tplc="04767C8C">
      <w:numFmt w:val="bullet"/>
      <w:lvlText w:val="•"/>
      <w:lvlJc w:val="left"/>
      <w:pPr>
        <w:ind w:left="2479" w:hanging="272"/>
      </w:pPr>
      <w:rPr>
        <w:rFonts w:hint="default"/>
        <w:lang w:val="en-US" w:eastAsia="en-US" w:bidi="ar-SA"/>
      </w:rPr>
    </w:lvl>
    <w:lvl w:ilvl="5" w:tplc="635EA838">
      <w:numFmt w:val="bullet"/>
      <w:lvlText w:val="•"/>
      <w:lvlJc w:val="left"/>
      <w:pPr>
        <w:ind w:left="2979" w:hanging="272"/>
      </w:pPr>
      <w:rPr>
        <w:rFonts w:hint="default"/>
        <w:lang w:val="en-US" w:eastAsia="en-US" w:bidi="ar-SA"/>
      </w:rPr>
    </w:lvl>
    <w:lvl w:ilvl="6" w:tplc="E0D6205A">
      <w:numFmt w:val="bullet"/>
      <w:lvlText w:val="•"/>
      <w:lvlJc w:val="left"/>
      <w:pPr>
        <w:ind w:left="3479" w:hanging="272"/>
      </w:pPr>
      <w:rPr>
        <w:rFonts w:hint="default"/>
        <w:lang w:val="en-US" w:eastAsia="en-US" w:bidi="ar-SA"/>
      </w:rPr>
    </w:lvl>
    <w:lvl w:ilvl="7" w:tplc="6DE6B216">
      <w:numFmt w:val="bullet"/>
      <w:lvlText w:val="•"/>
      <w:lvlJc w:val="left"/>
      <w:pPr>
        <w:ind w:left="3979" w:hanging="272"/>
      </w:pPr>
      <w:rPr>
        <w:rFonts w:hint="default"/>
        <w:lang w:val="en-US" w:eastAsia="en-US" w:bidi="ar-SA"/>
      </w:rPr>
    </w:lvl>
    <w:lvl w:ilvl="8" w:tplc="6334382A">
      <w:numFmt w:val="bullet"/>
      <w:lvlText w:val="•"/>
      <w:lvlJc w:val="left"/>
      <w:pPr>
        <w:ind w:left="4479" w:hanging="272"/>
      </w:pPr>
      <w:rPr>
        <w:rFonts w:hint="default"/>
        <w:lang w:val="en-US" w:eastAsia="en-US" w:bidi="ar-SA"/>
      </w:rPr>
    </w:lvl>
  </w:abstractNum>
  <w:abstractNum w:abstractNumId="4" w15:restartNumberingAfterBreak="0">
    <w:nsid w:val="7CBE4D58"/>
    <w:multiLevelType w:val="hybridMultilevel"/>
    <w:tmpl w:val="EE085C56"/>
    <w:lvl w:ilvl="0" w:tplc="CC462D94">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1" w:tplc="F1780D2A">
      <w:numFmt w:val="bullet"/>
      <w:lvlText w:val="•"/>
      <w:lvlJc w:val="left"/>
      <w:pPr>
        <w:ind w:left="1087" w:hanging="202"/>
      </w:pPr>
      <w:rPr>
        <w:rFonts w:hint="default"/>
        <w:lang w:val="en-US" w:eastAsia="en-US" w:bidi="ar-SA"/>
      </w:rPr>
    </w:lvl>
    <w:lvl w:ilvl="2" w:tplc="84DC6836">
      <w:numFmt w:val="bullet"/>
      <w:lvlText w:val="•"/>
      <w:lvlJc w:val="left"/>
      <w:pPr>
        <w:ind w:left="1575" w:hanging="202"/>
      </w:pPr>
      <w:rPr>
        <w:rFonts w:hint="default"/>
        <w:lang w:val="en-US" w:eastAsia="en-US" w:bidi="ar-SA"/>
      </w:rPr>
    </w:lvl>
    <w:lvl w:ilvl="3" w:tplc="5E06A3A8">
      <w:numFmt w:val="bullet"/>
      <w:lvlText w:val="•"/>
      <w:lvlJc w:val="left"/>
      <w:pPr>
        <w:ind w:left="2063" w:hanging="202"/>
      </w:pPr>
      <w:rPr>
        <w:rFonts w:hint="default"/>
        <w:lang w:val="en-US" w:eastAsia="en-US" w:bidi="ar-SA"/>
      </w:rPr>
    </w:lvl>
    <w:lvl w:ilvl="4" w:tplc="ED6A9602">
      <w:numFmt w:val="bullet"/>
      <w:lvlText w:val="•"/>
      <w:lvlJc w:val="left"/>
      <w:pPr>
        <w:ind w:left="2551" w:hanging="202"/>
      </w:pPr>
      <w:rPr>
        <w:rFonts w:hint="default"/>
        <w:lang w:val="en-US" w:eastAsia="en-US" w:bidi="ar-SA"/>
      </w:rPr>
    </w:lvl>
    <w:lvl w:ilvl="5" w:tplc="39EC7DA2">
      <w:numFmt w:val="bullet"/>
      <w:lvlText w:val="•"/>
      <w:lvlJc w:val="left"/>
      <w:pPr>
        <w:ind w:left="3039" w:hanging="202"/>
      </w:pPr>
      <w:rPr>
        <w:rFonts w:hint="default"/>
        <w:lang w:val="en-US" w:eastAsia="en-US" w:bidi="ar-SA"/>
      </w:rPr>
    </w:lvl>
    <w:lvl w:ilvl="6" w:tplc="2744B790">
      <w:numFmt w:val="bullet"/>
      <w:lvlText w:val="•"/>
      <w:lvlJc w:val="left"/>
      <w:pPr>
        <w:ind w:left="3527" w:hanging="202"/>
      </w:pPr>
      <w:rPr>
        <w:rFonts w:hint="default"/>
        <w:lang w:val="en-US" w:eastAsia="en-US" w:bidi="ar-SA"/>
      </w:rPr>
    </w:lvl>
    <w:lvl w:ilvl="7" w:tplc="A0E6294A">
      <w:numFmt w:val="bullet"/>
      <w:lvlText w:val="•"/>
      <w:lvlJc w:val="left"/>
      <w:pPr>
        <w:ind w:left="4015" w:hanging="202"/>
      </w:pPr>
      <w:rPr>
        <w:rFonts w:hint="default"/>
        <w:lang w:val="en-US" w:eastAsia="en-US" w:bidi="ar-SA"/>
      </w:rPr>
    </w:lvl>
    <w:lvl w:ilvl="8" w:tplc="63922E9E">
      <w:numFmt w:val="bullet"/>
      <w:lvlText w:val="•"/>
      <w:lvlJc w:val="left"/>
      <w:pPr>
        <w:ind w:left="4503" w:hanging="202"/>
      </w:pPr>
      <w:rPr>
        <w:rFonts w:hint="default"/>
        <w:lang w:val="en-US" w:eastAsia="en-US" w:bidi="ar-SA"/>
      </w:rPr>
    </w:lvl>
  </w:abstractNum>
  <w:num w:numId="1" w16cid:durableId="1763530724">
    <w:abstractNumId w:val="0"/>
  </w:num>
  <w:num w:numId="2" w16cid:durableId="1478299737">
    <w:abstractNumId w:val="2"/>
  </w:num>
  <w:num w:numId="3" w16cid:durableId="1408844633">
    <w:abstractNumId w:val="3"/>
  </w:num>
  <w:num w:numId="4" w16cid:durableId="1149976119">
    <w:abstractNumId w:val="4"/>
  </w:num>
  <w:num w:numId="5" w16cid:durableId="174221243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opher McCarthy">
    <w15:presenceInfo w15:providerId="AD" w15:userId="S::cdmccarthy@swin.edu.au::7b8440c2-8b38-4442-ba34-500b615140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C50428"/>
    <w:rsid w:val="00031943"/>
    <w:rsid w:val="00045A9C"/>
    <w:rsid w:val="00091E7D"/>
    <w:rsid w:val="000C6F49"/>
    <w:rsid w:val="000E7D5D"/>
    <w:rsid w:val="001164CE"/>
    <w:rsid w:val="00141C37"/>
    <w:rsid w:val="00212664"/>
    <w:rsid w:val="00265D67"/>
    <w:rsid w:val="002816EA"/>
    <w:rsid w:val="002F0265"/>
    <w:rsid w:val="003B0753"/>
    <w:rsid w:val="003B1013"/>
    <w:rsid w:val="003D5F43"/>
    <w:rsid w:val="003E55D5"/>
    <w:rsid w:val="003F5483"/>
    <w:rsid w:val="00415D59"/>
    <w:rsid w:val="00445A3C"/>
    <w:rsid w:val="004640BC"/>
    <w:rsid w:val="004713BC"/>
    <w:rsid w:val="00486277"/>
    <w:rsid w:val="004E2C72"/>
    <w:rsid w:val="004E5547"/>
    <w:rsid w:val="0056162B"/>
    <w:rsid w:val="00562B7B"/>
    <w:rsid w:val="005752B6"/>
    <w:rsid w:val="005B54C1"/>
    <w:rsid w:val="005C2122"/>
    <w:rsid w:val="005C4FB3"/>
    <w:rsid w:val="005D7615"/>
    <w:rsid w:val="005E46A8"/>
    <w:rsid w:val="005F2BB5"/>
    <w:rsid w:val="00627F19"/>
    <w:rsid w:val="00667712"/>
    <w:rsid w:val="00676E15"/>
    <w:rsid w:val="006D549F"/>
    <w:rsid w:val="00717BE4"/>
    <w:rsid w:val="007204A1"/>
    <w:rsid w:val="00734A39"/>
    <w:rsid w:val="00743F81"/>
    <w:rsid w:val="007B17CA"/>
    <w:rsid w:val="007B5EE4"/>
    <w:rsid w:val="007D4084"/>
    <w:rsid w:val="00800423"/>
    <w:rsid w:val="00894689"/>
    <w:rsid w:val="00895EAB"/>
    <w:rsid w:val="008C47D8"/>
    <w:rsid w:val="008D34FA"/>
    <w:rsid w:val="009217C4"/>
    <w:rsid w:val="00924333"/>
    <w:rsid w:val="00941467"/>
    <w:rsid w:val="00995880"/>
    <w:rsid w:val="009B7676"/>
    <w:rsid w:val="009F2963"/>
    <w:rsid w:val="009F5AE1"/>
    <w:rsid w:val="00A011E1"/>
    <w:rsid w:val="00A17A84"/>
    <w:rsid w:val="00A23A38"/>
    <w:rsid w:val="00A46086"/>
    <w:rsid w:val="00A54D6A"/>
    <w:rsid w:val="00A76CB5"/>
    <w:rsid w:val="00AA581E"/>
    <w:rsid w:val="00AD7D78"/>
    <w:rsid w:val="00AE44BF"/>
    <w:rsid w:val="00B6344C"/>
    <w:rsid w:val="00BA28D5"/>
    <w:rsid w:val="00BC24DB"/>
    <w:rsid w:val="00BD12BF"/>
    <w:rsid w:val="00BD4CB1"/>
    <w:rsid w:val="00C07735"/>
    <w:rsid w:val="00C30EAB"/>
    <w:rsid w:val="00C50428"/>
    <w:rsid w:val="00C824BC"/>
    <w:rsid w:val="00C8629F"/>
    <w:rsid w:val="00CB12E3"/>
    <w:rsid w:val="00CF4B4D"/>
    <w:rsid w:val="00D2449D"/>
    <w:rsid w:val="00D61F9A"/>
    <w:rsid w:val="00D63005"/>
    <w:rsid w:val="00D644A2"/>
    <w:rsid w:val="00D74567"/>
    <w:rsid w:val="00DB0275"/>
    <w:rsid w:val="00E01E82"/>
    <w:rsid w:val="00E41D12"/>
    <w:rsid w:val="00E55203"/>
    <w:rsid w:val="00E82715"/>
    <w:rsid w:val="00E97A00"/>
    <w:rsid w:val="00EF462B"/>
    <w:rsid w:val="00F05B59"/>
    <w:rsid w:val="00F10C83"/>
    <w:rsid w:val="00F37653"/>
    <w:rsid w:val="00F53EF2"/>
    <w:rsid w:val="00F61D83"/>
    <w:rsid w:val="00F747C5"/>
    <w:rsid w:val="00F83AEA"/>
    <w:rsid w:val="00F9596B"/>
    <w:rsid w:val="00FA44EC"/>
    <w:rsid w:val="00FB0090"/>
    <w:rsid w:val="00FB27B8"/>
    <w:rsid w:val="00FD115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21C74"/>
  <w15:docId w15:val="{46496669-A109-4F0C-B2D2-BBDB203C0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Title">
    <w:name w:val="Title"/>
    <w:basedOn w:val="Normal"/>
    <w:uiPriority w:val="10"/>
    <w:qFormat/>
    <w:pPr>
      <w:spacing w:before="76"/>
      <w:ind w:left="2"/>
      <w:jc w:val="center"/>
    </w:pPr>
    <w:rPr>
      <w:sz w:val="48"/>
      <w:szCs w:val="48"/>
    </w:rPr>
  </w:style>
  <w:style w:type="paragraph" w:styleId="ListParagraph">
    <w:name w:val="List Paragraph"/>
    <w:basedOn w:val="Normal"/>
    <w:uiPriority w:val="1"/>
    <w:qFormat/>
    <w:pPr>
      <w:ind w:left="790" w:hanging="532"/>
      <w:jc w:val="both"/>
    </w:pPr>
  </w:style>
  <w:style w:type="paragraph" w:customStyle="1" w:styleId="TableParagraph">
    <w:name w:val="Table Paragraph"/>
    <w:basedOn w:val="Normal"/>
    <w:uiPriority w:val="1"/>
    <w:qFormat/>
    <w:pPr>
      <w:spacing w:line="176" w:lineRule="exact"/>
      <w:ind w:left="137"/>
    </w:pPr>
  </w:style>
  <w:style w:type="paragraph" w:styleId="Header">
    <w:name w:val="header"/>
    <w:basedOn w:val="Normal"/>
    <w:link w:val="HeaderChar"/>
    <w:uiPriority w:val="99"/>
    <w:unhideWhenUsed/>
    <w:rsid w:val="00F37653"/>
    <w:pPr>
      <w:tabs>
        <w:tab w:val="center" w:pos="4513"/>
        <w:tab w:val="right" w:pos="9026"/>
      </w:tabs>
    </w:pPr>
  </w:style>
  <w:style w:type="character" w:customStyle="1" w:styleId="HeaderChar">
    <w:name w:val="Header Char"/>
    <w:basedOn w:val="DefaultParagraphFont"/>
    <w:link w:val="Header"/>
    <w:uiPriority w:val="99"/>
    <w:rsid w:val="00F37653"/>
    <w:rPr>
      <w:rFonts w:ascii="Times New Roman" w:eastAsia="Times New Roman" w:hAnsi="Times New Roman" w:cs="Times New Roman"/>
    </w:rPr>
  </w:style>
  <w:style w:type="paragraph" w:styleId="Footer">
    <w:name w:val="footer"/>
    <w:basedOn w:val="Normal"/>
    <w:link w:val="FooterChar"/>
    <w:uiPriority w:val="99"/>
    <w:semiHidden/>
    <w:unhideWhenUsed/>
    <w:rsid w:val="00800423"/>
    <w:pPr>
      <w:tabs>
        <w:tab w:val="center" w:pos="4513"/>
        <w:tab w:val="right" w:pos="9026"/>
      </w:tabs>
    </w:pPr>
  </w:style>
  <w:style w:type="character" w:customStyle="1" w:styleId="FooterChar">
    <w:name w:val="Footer Char"/>
    <w:basedOn w:val="DefaultParagraphFont"/>
    <w:link w:val="Footer"/>
    <w:uiPriority w:val="99"/>
    <w:semiHidden/>
    <w:rsid w:val="00800423"/>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2816EA"/>
    <w:rPr>
      <w:sz w:val="16"/>
      <w:szCs w:val="16"/>
    </w:rPr>
  </w:style>
  <w:style w:type="paragraph" w:styleId="CommentText">
    <w:name w:val="annotation text"/>
    <w:basedOn w:val="Normal"/>
    <w:link w:val="CommentTextChar"/>
    <w:uiPriority w:val="99"/>
    <w:unhideWhenUsed/>
    <w:rsid w:val="002816EA"/>
    <w:rPr>
      <w:sz w:val="20"/>
      <w:szCs w:val="20"/>
    </w:rPr>
  </w:style>
  <w:style w:type="character" w:customStyle="1" w:styleId="CommentTextChar">
    <w:name w:val="Comment Text Char"/>
    <w:basedOn w:val="DefaultParagraphFont"/>
    <w:link w:val="CommentText"/>
    <w:uiPriority w:val="99"/>
    <w:rsid w:val="002816E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816EA"/>
    <w:rPr>
      <w:b/>
      <w:bCs/>
    </w:rPr>
  </w:style>
  <w:style w:type="character" w:customStyle="1" w:styleId="CommentSubjectChar">
    <w:name w:val="Comment Subject Char"/>
    <w:basedOn w:val="CommentTextChar"/>
    <w:link w:val="CommentSubject"/>
    <w:uiPriority w:val="99"/>
    <w:semiHidden/>
    <w:rsid w:val="002816EA"/>
    <w:rPr>
      <w:rFonts w:ascii="Times New Roman" w:eastAsia="Times New Roman" w:hAnsi="Times New Roman" w:cs="Times New Roman"/>
      <w:b/>
      <w:bCs/>
      <w:sz w:val="20"/>
      <w:szCs w:val="20"/>
    </w:rPr>
  </w:style>
  <w:style w:type="paragraph" w:styleId="Revision">
    <w:name w:val="Revision"/>
    <w:hidden/>
    <w:uiPriority w:val="99"/>
    <w:semiHidden/>
    <w:rsid w:val="00D63005"/>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arxiv.org/abs/2310.10547" TargetMode="External"/><Relationship Id="rId21" Type="http://schemas.openxmlformats.org/officeDocument/2006/relationships/hyperlink" Target="https://openaccess.thecvf.com/content_CVPRW_2019/html/CVSports/Cai_Temporal_Hockey_Action_Recognition_via_Pose_and_Optical_Flows_CVPRW_2019_paper.html" TargetMode="External"/><Relationship Id="rId42" Type="http://schemas.openxmlformats.org/officeDocument/2006/relationships/hyperlink" Target="https://arxiv.org/abs/1905.04757" TargetMode="External"/><Relationship Id="rId47" Type="http://schemas.openxmlformats.org/officeDocument/2006/relationships/hyperlink" Target="https://arxiv.org/abs/2204.06806" TargetMode="External"/><Relationship Id="rId63" Type="http://schemas.openxmlformats.org/officeDocument/2006/relationships/hyperlink" Target="https://doi.org/10.48550/arXiv.2003.12039" TargetMode="External"/><Relationship Id="rId68" Type="http://schemas.openxmlformats.org/officeDocument/2006/relationships/hyperlink" Target="https://arxiv.org/abs/1405.2941" TargetMode="External"/><Relationship Id="rId2" Type="http://schemas.openxmlformats.org/officeDocument/2006/relationships/styles" Target="styles.xml"/><Relationship Id="rId16" Type="http://schemas.openxmlformats.org/officeDocument/2006/relationships/hyperlink" Target="https://openaccess.thecvf.com/content_CVPRW_2019/html/CVSports/Cai_Temporal_Hockey_Action_Recognition_via_Pose_and_Optical_Flows_CVPRW_2019_paper.html" TargetMode="External"/><Relationship Id="rId29" Type="http://schemas.openxmlformats.org/officeDocument/2006/relationships/hyperlink" Target="https://onlinelibrary.wiley.com/doi/10.1111/coin.12428" TargetMode="External"/><Relationship Id="rId11" Type="http://schemas.openxmlformats.org/officeDocument/2006/relationships/header" Target="header1.xml"/><Relationship Id="rId24" Type="http://schemas.openxmlformats.org/officeDocument/2006/relationships/hyperlink" Target="https://doi.org/10.48550/arXiv.2310.10547" TargetMode="External"/><Relationship Id="rId32" Type="http://schemas.openxmlformats.org/officeDocument/2006/relationships/hyperlink" Target="https://arxiv.org/abs/2205.09443" TargetMode="External"/><Relationship Id="rId37" Type="http://schemas.openxmlformats.org/officeDocument/2006/relationships/hyperlink" Target="https://doi.org/10.48550/arXiv.2410.14045" TargetMode="External"/><Relationship Id="rId40" Type="http://schemas.openxmlformats.org/officeDocument/2006/relationships/hyperlink" Target="https://doi.org/10.1109/TPAMI.2019.2916873" TargetMode="External"/><Relationship Id="rId45" Type="http://schemas.openxmlformats.org/officeDocument/2006/relationships/hyperlink" Target="https://doi.org/10.48550/arXiv.2204.06806" TargetMode="External"/><Relationship Id="rId53" Type="http://schemas.openxmlformats.org/officeDocument/2006/relationships/hyperlink" Target="https://doi.org/10.48550/arXiv.2005.06582" TargetMode="External"/><Relationship Id="rId58" Type="http://schemas.openxmlformats.org/officeDocument/2006/relationships/hyperlink" Target="https://doi.org/10.1109/ICCV.2011.6126349" TargetMode="External"/><Relationship Id="rId66" Type="http://schemas.openxmlformats.org/officeDocument/2006/relationships/hyperlink" Target="https://doi.org/10.48550/arXiv.1405.2941" TargetMode="External"/><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ieeexplore.ieee.org/document/7780484/" TargetMode="External"/><Relationship Id="rId19" Type="http://schemas.openxmlformats.org/officeDocument/2006/relationships/hyperlink" Target="https://openaccess.thecvf.com/content_CVPRW_2019/html/CVSports/Cai_Temporal_Hockey_Action_Recognition_via_Pose_and_Optical_Flows_CVPRW_2019_paper.html" TargetMode="External"/><Relationship Id="rId14" Type="http://schemas.openxmlformats.org/officeDocument/2006/relationships/image" Target="media/image1.jpeg"/><Relationship Id="rId22" Type="http://schemas.openxmlformats.org/officeDocument/2006/relationships/image" Target="media/image5.jpeg"/><Relationship Id="rId27" Type="http://schemas.openxmlformats.org/officeDocument/2006/relationships/hyperlink" Target="http://arxiv.org/abs/2310.10547" TargetMode="External"/><Relationship Id="rId30" Type="http://schemas.openxmlformats.org/officeDocument/2006/relationships/hyperlink" Target="https://doi.org/10.48550/arXiv.2205.09443" TargetMode="External"/><Relationship Id="rId35" Type="http://schemas.openxmlformats.org/officeDocument/2006/relationships/hyperlink" Target="https://ieeexplore.ieee.org/document/1555942" TargetMode="External"/><Relationship Id="rId43" Type="http://schemas.openxmlformats.org/officeDocument/2006/relationships/hyperlink" Target="https://arxiv.org/abs/2003.14111" TargetMode="External"/><Relationship Id="rId48" Type="http://schemas.openxmlformats.org/officeDocument/2006/relationships/hyperlink" Target="http://arxiv.org/abs/2204.06806" TargetMode="External"/><Relationship Id="rId56" Type="http://schemas.openxmlformats.org/officeDocument/2006/relationships/hyperlink" Target="http://arxiv.org/abs/2005.06582" TargetMode="External"/><Relationship Id="rId64" Type="http://schemas.openxmlformats.org/officeDocument/2006/relationships/hyperlink" Target="https://arxiv.org/abs/2003.12039" TargetMode="External"/><Relationship Id="rId69" Type="http://schemas.openxmlformats.org/officeDocument/2006/relationships/hyperlink" Target="http://arxiv.org/abs/1405.2941" TargetMode="External"/><Relationship Id="rId8" Type="http://schemas.microsoft.com/office/2011/relationships/commentsExtended" Target="commentsExtended.xml"/><Relationship Id="rId51" Type="http://schemas.openxmlformats.org/officeDocument/2006/relationships/hyperlink" Target="https://linkinghub.elsevier.com/retrieve/pii/S0042698922001705"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openaccess.thecvf.com/content_CVPRW_2019/html/CVSports/Cai_Temporal_Hockey_Action_Recognition_via_Pose_and_Optical_Flows_CVPRW_2019_paper.html" TargetMode="External"/><Relationship Id="rId25" Type="http://schemas.openxmlformats.org/officeDocument/2006/relationships/hyperlink" Target="https://doi.org/10.48550/arXiv.2310.10547" TargetMode="External"/><Relationship Id="rId33" Type="http://schemas.openxmlformats.org/officeDocument/2006/relationships/hyperlink" Target="http://arxiv.org/abs/2205.09443" TargetMode="External"/><Relationship Id="rId38" Type="http://schemas.openxmlformats.org/officeDocument/2006/relationships/hyperlink" Target="https://arxiv.org/abs/2410.14045" TargetMode="External"/><Relationship Id="rId46" Type="http://schemas.openxmlformats.org/officeDocument/2006/relationships/hyperlink" Target="https://doi.org/10.48550/arXiv.2204.06806" TargetMode="External"/><Relationship Id="rId59" Type="http://schemas.openxmlformats.org/officeDocument/2006/relationships/hyperlink" Target="https://ieeexplore.ieee.org/abstract/document/6126349" TargetMode="External"/><Relationship Id="rId67" Type="http://schemas.openxmlformats.org/officeDocument/2006/relationships/hyperlink" Target="https://doi.org/10.48550/arXiv.1405.2941" TargetMode="External"/><Relationship Id="rId20" Type="http://schemas.openxmlformats.org/officeDocument/2006/relationships/image" Target="media/image4.png"/><Relationship Id="rId41" Type="http://schemas.openxmlformats.org/officeDocument/2006/relationships/hyperlink" Target="https://doi.org/10.1109/TPAMI.2019.2916873" TargetMode="External"/><Relationship Id="rId54" Type="http://schemas.openxmlformats.org/officeDocument/2006/relationships/hyperlink" Target="https://doi.org/10.48550/arXiv.2005.06582" TargetMode="External"/><Relationship Id="rId62" Type="http://schemas.openxmlformats.org/officeDocument/2006/relationships/hyperlink" Target="https://arxiv.org/abs/1212.0402" TargetMode="External"/><Relationship Id="rId70" Type="http://schemas.openxmlformats.org/officeDocument/2006/relationships/hyperlink" Target="https://doi.org/10.1109/ICNSC52481.2021.9702166"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image" Target="media/image6.jpeg"/><Relationship Id="rId28" Type="http://schemas.openxmlformats.org/officeDocument/2006/relationships/hyperlink" Target="https://doi.org/10.1111/coin.12428" TargetMode="External"/><Relationship Id="rId36" Type="http://schemas.openxmlformats.org/officeDocument/2006/relationships/hyperlink" Target="https://ieeexplore.ieee.org/document/1555942" TargetMode="External"/><Relationship Id="rId49" Type="http://schemas.openxmlformats.org/officeDocument/2006/relationships/hyperlink" Target="https://doi.org/10.1016/j.visres.2022.108164" TargetMode="External"/><Relationship Id="rId57" Type="http://schemas.openxmlformats.org/officeDocument/2006/relationships/hyperlink" Target="https://doi.org/10.1109/ICCV.2011.6126349" TargetMode="External"/><Relationship Id="rId10" Type="http://schemas.microsoft.com/office/2018/08/relationships/commentsExtensible" Target="commentsExtensible.xml"/><Relationship Id="rId31" Type="http://schemas.openxmlformats.org/officeDocument/2006/relationships/hyperlink" Target="https://doi.org/10.48550/arXiv.2205.09443" TargetMode="External"/><Relationship Id="rId44" Type="http://schemas.openxmlformats.org/officeDocument/2006/relationships/hyperlink" Target="http://arxiv.org/abs/2003.14111" TargetMode="External"/><Relationship Id="rId52" Type="http://schemas.openxmlformats.org/officeDocument/2006/relationships/hyperlink" Target="https://linkinghub.elsevier.com/retrieve/pii/S0042698922001705" TargetMode="External"/><Relationship Id="rId60" Type="http://schemas.openxmlformats.org/officeDocument/2006/relationships/hyperlink" Target="https://doi.org/10.1109/CVPR.2016.115" TargetMode="External"/><Relationship Id="rId65" Type="http://schemas.openxmlformats.org/officeDocument/2006/relationships/hyperlink" Target="http://arxiv.org/abs/2003.12039" TargetMode="External"/><Relationship Id="rId73"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header" Target="header3.xml"/><Relationship Id="rId18" Type="http://schemas.openxmlformats.org/officeDocument/2006/relationships/image" Target="media/image3.png"/><Relationship Id="rId39" Type="http://schemas.openxmlformats.org/officeDocument/2006/relationships/hyperlink" Target="http://arxiv.org/abs/2410.14045" TargetMode="External"/><Relationship Id="rId34" Type="http://schemas.openxmlformats.org/officeDocument/2006/relationships/hyperlink" Target="https://doi.org/10.1109/IJCNN.2005.1555942" TargetMode="External"/><Relationship Id="rId50" Type="http://schemas.openxmlformats.org/officeDocument/2006/relationships/hyperlink" Target="https://doi.org/10.1016/j.visres.2022.108164" TargetMode="External"/><Relationship Id="rId55" Type="http://schemas.openxmlformats.org/officeDocument/2006/relationships/hyperlink" Target="https://arxiv.org/abs/2005.06582" TargetMode="External"/><Relationship Id="rId7" Type="http://schemas.openxmlformats.org/officeDocument/2006/relationships/comments" Target="comments.xml"/><Relationship Id="rId71" Type="http://schemas.openxmlformats.org/officeDocument/2006/relationships/hyperlink" Target="https://doi.org/10.1109/ICNSC52481.2021.97021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5583b3fa-365b-4fa2-9885-a560b35483b3}" enabled="1" method="Standard" siteId="{df7f7579-3e9c-4a7e-b844-420280f53859}"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5317</Words>
  <Characters>25313</Characters>
  <Application>Microsoft Office Word</Application>
  <DocSecurity>0</DocSecurity>
  <Lines>356</Lines>
  <Paragraphs>76</Paragraphs>
  <ScaleCrop>false</ScaleCrop>
  <Company/>
  <LinksUpToDate>false</LinksUpToDate>
  <CharactersWithSpaces>30554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Christopher McCarthy</cp:lastModifiedBy>
  <cp:revision>2</cp:revision>
  <dcterms:created xsi:type="dcterms:W3CDTF">2025-12-08T00:45:00Z</dcterms:created>
  <dcterms:modified xsi:type="dcterms:W3CDTF">2025-12-08T00:45:00Z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2025-12-04T00:00:00Z</vt:filetime>
  </property>
  <property fmtid="{D5CDD505-2E9C-101B-9397-08002B2CF9AE}" pid="3" name="Creator">
    <vt:lpwstr>LaTeX with hyperref</vt:lpwstr>
  </property>
  <property fmtid="{D5CDD505-2E9C-101B-9397-08002B2CF9AE}" pid="4" name="LastSaved">
    <vt:filetime>2025-12-07T00:00:00Z</vt:filetime>
  </property>
  <property fmtid="{D5CDD505-2E9C-101B-9397-08002B2CF9AE}" pid="5" name="PTEX.Fullbanner">
    <vt:lpwstr>This is pdfTeX, Version 3.141592653-2.6-1.40.25 (TeX Live 2023/Debian) kpathsea version 6.3.5</vt:lpwstr>
  </property>
  <property fmtid="{D5CDD505-2E9C-101B-9397-08002B2CF9AE}" pid="6" name="Producer">
    <vt:lpwstr>pdfTeX-1.40.25</vt:lpwstr>
  </property>
  <property fmtid="{D5CDD505-2E9C-101B-9397-08002B2CF9AE}" pid="7" name="ClassificationContentMarkingHeaderShapeIds">
    <vt:lpwstr>e6a128f,6466bac8,7b4ec967</vt:lpwstr>
  </property>
  <property fmtid="{D5CDD505-2E9C-101B-9397-08002B2CF9AE}" pid="8" name="ClassificationContentMarkingHeaderFontProps">
    <vt:lpwstr>#000000,12,Aptos</vt:lpwstr>
  </property>
  <property fmtid="{D5CDD505-2E9C-101B-9397-08002B2CF9AE}" pid="9" name="ClassificationContentMarkingHeaderText">
    <vt:lpwstr>Internal</vt:lpwstr>
  </property>
</Properties>
</file>